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525EA" w14:textId="28CB89C6" w:rsidR="00280096" w:rsidRDefault="009D71FD" w:rsidP="00280096">
      <w:pPr>
        <w:pStyle w:val="Title"/>
      </w:pPr>
      <w:proofErr w:type="spellStart"/>
      <w:r>
        <w:t>Auma</w:t>
      </w:r>
      <w:proofErr w:type="spellEnd"/>
      <w:r>
        <w:t xml:space="preserve"> India</w:t>
      </w:r>
    </w:p>
    <w:p w14:paraId="3A6C5C99" w14:textId="77777777" w:rsidR="00280096" w:rsidRPr="00ED1DF7" w:rsidRDefault="00280096" w:rsidP="00280096">
      <w:pPr>
        <w:pStyle w:val="Title"/>
        <w:rPr>
          <w:sz w:val="48"/>
          <w:szCs w:val="48"/>
        </w:rPr>
      </w:pPr>
      <w:r w:rsidRPr="00ED1DF7">
        <w:rPr>
          <w:sz w:val="48"/>
          <w:szCs w:val="48"/>
        </w:rPr>
        <w:t>Functional Requirements</w:t>
      </w:r>
    </w:p>
    <w:p w14:paraId="6A292435" w14:textId="77777777" w:rsidR="00280096" w:rsidRDefault="00280096"/>
    <w:p w14:paraId="475F0229" w14:textId="7AE3B56C" w:rsidR="00ED1DF7" w:rsidRDefault="00611D9F">
      <w:r>
        <w:t xml:space="preserve">This document </w:t>
      </w:r>
      <w:r w:rsidR="00C1107D">
        <w:t xml:space="preserve">specifies deliverables and functional requirements </w:t>
      </w:r>
      <w:r>
        <w:t xml:space="preserve">for the </w:t>
      </w:r>
      <w:proofErr w:type="spellStart"/>
      <w:r w:rsidR="009725CE" w:rsidRPr="009725CE">
        <w:rPr>
          <w:highlight w:val="yellow"/>
        </w:rPr>
        <w:t>Auma</w:t>
      </w:r>
      <w:proofErr w:type="spellEnd"/>
      <w:r w:rsidR="009725CE" w:rsidRPr="009725CE">
        <w:rPr>
          <w:highlight w:val="yellow"/>
        </w:rPr>
        <w:t xml:space="preserve"> India App</w:t>
      </w:r>
      <w:r>
        <w:t xml:space="preserve"> (</w:t>
      </w:r>
      <w:r w:rsidR="00CD6C0A">
        <w:t xml:space="preserve">the </w:t>
      </w:r>
      <w:r>
        <w:t xml:space="preserve">app).  </w:t>
      </w:r>
    </w:p>
    <w:p w14:paraId="22E2B0DE" w14:textId="77777777" w:rsidR="00166A04" w:rsidRDefault="00166A04"/>
    <w:p w14:paraId="6DA8038C" w14:textId="77777777" w:rsidR="00166A04" w:rsidRDefault="00166A04" w:rsidP="00166A04">
      <w:pPr>
        <w:pStyle w:val="Heading1"/>
      </w:pPr>
      <w:bookmarkStart w:id="0" w:name="_Toc12879124"/>
      <w:r>
        <w:t>Revision History</w:t>
      </w:r>
      <w:bookmarkEnd w:id="0"/>
    </w:p>
    <w:tbl>
      <w:tblPr>
        <w:tblW w:w="9375" w:type="dxa"/>
        <w:tblInd w:w="93" w:type="dxa"/>
        <w:tblBorders>
          <w:insideH w:val="single" w:sz="4" w:space="0" w:color="A6A6A6"/>
          <w:insideV w:val="single" w:sz="4" w:space="0" w:color="D9D9D9"/>
        </w:tblBorders>
        <w:tblLook w:val="04A0" w:firstRow="1" w:lastRow="0" w:firstColumn="1" w:lastColumn="0" w:noHBand="0" w:noVBand="1"/>
      </w:tblPr>
      <w:tblGrid>
        <w:gridCol w:w="1275"/>
        <w:gridCol w:w="1350"/>
        <w:gridCol w:w="6750"/>
      </w:tblGrid>
      <w:tr w:rsidR="00166A04" w:rsidRPr="00567AA4" w14:paraId="42C199E0" w14:textId="77777777" w:rsidTr="002936A4">
        <w:trPr>
          <w:trHeight w:val="720"/>
        </w:trPr>
        <w:tc>
          <w:tcPr>
            <w:tcW w:w="1275" w:type="dxa"/>
            <w:shd w:val="clear" w:color="auto" w:fill="D9D9D9"/>
            <w:vAlign w:val="center"/>
            <w:hideMark/>
          </w:tcPr>
          <w:p w14:paraId="619CF5F6" w14:textId="77777777" w:rsidR="00166A04" w:rsidRPr="00567AA4" w:rsidRDefault="00166A04" w:rsidP="00166A04">
            <w:pPr>
              <w:pStyle w:val="Heading3"/>
            </w:pPr>
            <w:bookmarkStart w:id="1" w:name="_Toc12879125"/>
            <w:r w:rsidRPr="00567AA4">
              <w:t>Date</w:t>
            </w:r>
            <w:bookmarkEnd w:id="1"/>
          </w:p>
        </w:tc>
        <w:tc>
          <w:tcPr>
            <w:tcW w:w="1350" w:type="dxa"/>
            <w:shd w:val="clear" w:color="auto" w:fill="D9D9D9"/>
            <w:vAlign w:val="center"/>
            <w:hideMark/>
          </w:tcPr>
          <w:p w14:paraId="5D94D1FB" w14:textId="77777777" w:rsidR="00166A04" w:rsidRPr="00567AA4" w:rsidRDefault="00166A04" w:rsidP="00166A04">
            <w:pPr>
              <w:pStyle w:val="Heading3"/>
            </w:pPr>
            <w:bookmarkStart w:id="2" w:name="_Toc12879126"/>
            <w:r w:rsidRPr="00567AA4">
              <w:t>Version</w:t>
            </w:r>
            <w:bookmarkEnd w:id="2"/>
          </w:p>
        </w:tc>
        <w:tc>
          <w:tcPr>
            <w:tcW w:w="6750" w:type="dxa"/>
            <w:shd w:val="clear" w:color="auto" w:fill="D9D9D9"/>
            <w:vAlign w:val="center"/>
            <w:hideMark/>
          </w:tcPr>
          <w:p w14:paraId="31486E70" w14:textId="77777777" w:rsidR="00166A04" w:rsidRPr="00567AA4" w:rsidRDefault="00166A04" w:rsidP="00166A04">
            <w:pPr>
              <w:pStyle w:val="Heading3"/>
            </w:pPr>
            <w:bookmarkStart w:id="3" w:name="_Toc12879127"/>
            <w:r w:rsidRPr="00567AA4">
              <w:t>Description of Revision</w:t>
            </w:r>
            <w:bookmarkEnd w:id="3"/>
          </w:p>
        </w:tc>
      </w:tr>
      <w:tr w:rsidR="00166A04" w:rsidRPr="00567AA4" w14:paraId="786F4A8D" w14:textId="77777777" w:rsidTr="002936A4">
        <w:trPr>
          <w:trHeight w:val="65"/>
        </w:trPr>
        <w:tc>
          <w:tcPr>
            <w:tcW w:w="1275" w:type="dxa"/>
            <w:shd w:val="clear" w:color="auto" w:fill="auto"/>
            <w:vAlign w:val="bottom"/>
          </w:tcPr>
          <w:p w14:paraId="18390264" w14:textId="690F3A0C" w:rsidR="00166A04" w:rsidRPr="0090648A" w:rsidRDefault="009725CE" w:rsidP="002936A4">
            <w:pPr>
              <w:spacing w:after="0"/>
              <w:jc w:val="center"/>
              <w:rPr>
                <w:rFonts w:ascii="Arial" w:hAnsi="Arial" w:cs="Arial"/>
                <w:sz w:val="18"/>
                <w:szCs w:val="18"/>
              </w:rPr>
            </w:pPr>
            <w:r>
              <w:rPr>
                <w:rFonts w:ascii="Arial" w:hAnsi="Arial" w:cs="Arial"/>
                <w:sz w:val="18"/>
                <w:szCs w:val="18"/>
              </w:rPr>
              <w:t>29/06/2019</w:t>
            </w:r>
          </w:p>
        </w:tc>
        <w:tc>
          <w:tcPr>
            <w:tcW w:w="1350" w:type="dxa"/>
            <w:shd w:val="clear" w:color="auto" w:fill="auto"/>
            <w:noWrap/>
            <w:vAlign w:val="bottom"/>
          </w:tcPr>
          <w:p w14:paraId="5E1D6BE6" w14:textId="77777777" w:rsidR="00166A04" w:rsidRPr="0090648A" w:rsidRDefault="00166A04" w:rsidP="002936A4">
            <w:pPr>
              <w:spacing w:after="0"/>
              <w:jc w:val="center"/>
              <w:rPr>
                <w:rFonts w:ascii="Arial" w:hAnsi="Arial" w:cs="Arial"/>
                <w:sz w:val="18"/>
                <w:szCs w:val="18"/>
              </w:rPr>
            </w:pPr>
            <w:r>
              <w:rPr>
                <w:rFonts w:ascii="Arial" w:hAnsi="Arial" w:cs="Arial"/>
                <w:sz w:val="18"/>
                <w:szCs w:val="18"/>
              </w:rPr>
              <w:t>01.00</w:t>
            </w:r>
          </w:p>
        </w:tc>
        <w:tc>
          <w:tcPr>
            <w:tcW w:w="6750" w:type="dxa"/>
            <w:shd w:val="clear" w:color="auto" w:fill="auto"/>
            <w:noWrap/>
            <w:vAlign w:val="bottom"/>
          </w:tcPr>
          <w:p w14:paraId="29C151E3" w14:textId="26C91C29" w:rsidR="00166A04" w:rsidRPr="0090648A" w:rsidRDefault="00166A04" w:rsidP="002936A4">
            <w:pPr>
              <w:spacing w:after="0"/>
              <w:rPr>
                <w:rFonts w:ascii="Arial" w:hAnsi="Arial" w:cs="Arial"/>
                <w:sz w:val="18"/>
                <w:szCs w:val="18"/>
              </w:rPr>
            </w:pPr>
            <w:r>
              <w:rPr>
                <w:rFonts w:ascii="Arial" w:hAnsi="Arial" w:cs="Arial"/>
                <w:sz w:val="18"/>
                <w:szCs w:val="18"/>
              </w:rPr>
              <w:t>Initial document creation</w:t>
            </w:r>
          </w:p>
        </w:tc>
      </w:tr>
      <w:tr w:rsidR="00166A04" w:rsidRPr="00567AA4" w14:paraId="503CF2D2" w14:textId="77777777" w:rsidTr="002936A4">
        <w:trPr>
          <w:trHeight w:val="65"/>
        </w:trPr>
        <w:tc>
          <w:tcPr>
            <w:tcW w:w="1275" w:type="dxa"/>
            <w:shd w:val="clear" w:color="auto" w:fill="auto"/>
            <w:vAlign w:val="bottom"/>
          </w:tcPr>
          <w:p w14:paraId="3124151A" w14:textId="1CF4813A" w:rsidR="00166A04" w:rsidRPr="0090648A" w:rsidRDefault="00E16FE0" w:rsidP="002936A4">
            <w:pPr>
              <w:spacing w:after="0"/>
              <w:jc w:val="center"/>
              <w:rPr>
                <w:rFonts w:ascii="Arial" w:hAnsi="Arial" w:cs="Arial"/>
                <w:sz w:val="18"/>
                <w:szCs w:val="18"/>
              </w:rPr>
            </w:pPr>
            <w:ins w:id="4" w:author="Chandrasekaran, Pradeep" w:date="2019-07-01T12:45:00Z">
              <w:r>
                <w:rPr>
                  <w:rFonts w:ascii="Arial" w:hAnsi="Arial" w:cs="Arial"/>
                  <w:sz w:val="18"/>
                  <w:szCs w:val="18"/>
                </w:rPr>
                <w:t>01/07/2019</w:t>
              </w:r>
            </w:ins>
          </w:p>
        </w:tc>
        <w:tc>
          <w:tcPr>
            <w:tcW w:w="1350" w:type="dxa"/>
            <w:shd w:val="clear" w:color="auto" w:fill="auto"/>
            <w:noWrap/>
            <w:vAlign w:val="bottom"/>
          </w:tcPr>
          <w:p w14:paraId="504A4BFA" w14:textId="0992D69E" w:rsidR="00166A04" w:rsidRPr="0090648A" w:rsidRDefault="00E16FE0" w:rsidP="002936A4">
            <w:pPr>
              <w:spacing w:after="0"/>
              <w:jc w:val="center"/>
              <w:rPr>
                <w:rFonts w:ascii="Arial" w:hAnsi="Arial" w:cs="Arial"/>
                <w:sz w:val="18"/>
                <w:szCs w:val="18"/>
              </w:rPr>
            </w:pPr>
            <w:ins w:id="5" w:author="Chandrasekaran, Pradeep" w:date="2019-07-01T12:45:00Z">
              <w:r>
                <w:rPr>
                  <w:rFonts w:ascii="Arial" w:hAnsi="Arial" w:cs="Arial"/>
                  <w:sz w:val="18"/>
                  <w:szCs w:val="18"/>
                </w:rPr>
                <w:t>02.00</w:t>
              </w:r>
            </w:ins>
          </w:p>
        </w:tc>
        <w:tc>
          <w:tcPr>
            <w:tcW w:w="6750" w:type="dxa"/>
            <w:shd w:val="clear" w:color="auto" w:fill="auto"/>
            <w:noWrap/>
            <w:vAlign w:val="bottom"/>
          </w:tcPr>
          <w:p w14:paraId="4D51A53D" w14:textId="7A489C08" w:rsidR="00166A04" w:rsidRPr="0090648A" w:rsidRDefault="00E16FE0" w:rsidP="002936A4">
            <w:pPr>
              <w:spacing w:after="0"/>
              <w:rPr>
                <w:rFonts w:ascii="Arial" w:hAnsi="Arial" w:cs="Arial"/>
                <w:sz w:val="18"/>
                <w:szCs w:val="18"/>
              </w:rPr>
            </w:pPr>
            <w:ins w:id="6" w:author="Chandrasekaran, Pradeep" w:date="2019-07-01T12:45:00Z">
              <w:r>
                <w:rPr>
                  <w:rFonts w:ascii="Arial" w:hAnsi="Arial" w:cs="Arial"/>
                  <w:sz w:val="18"/>
                  <w:szCs w:val="18"/>
                </w:rPr>
                <w:t>Changes in the App flow</w:t>
              </w:r>
            </w:ins>
          </w:p>
        </w:tc>
      </w:tr>
      <w:tr w:rsidR="00166A04" w:rsidRPr="00567AA4" w14:paraId="58475584" w14:textId="77777777" w:rsidTr="002936A4">
        <w:trPr>
          <w:trHeight w:val="255"/>
        </w:trPr>
        <w:tc>
          <w:tcPr>
            <w:tcW w:w="1275" w:type="dxa"/>
            <w:shd w:val="clear" w:color="auto" w:fill="auto"/>
            <w:vAlign w:val="bottom"/>
          </w:tcPr>
          <w:p w14:paraId="4D3C3E13" w14:textId="77777777" w:rsidR="00166A04" w:rsidRPr="0090648A" w:rsidRDefault="00166A04" w:rsidP="002936A4">
            <w:pPr>
              <w:spacing w:after="0"/>
              <w:jc w:val="center"/>
              <w:rPr>
                <w:rFonts w:ascii="Arial" w:hAnsi="Arial" w:cs="Arial"/>
                <w:sz w:val="18"/>
                <w:szCs w:val="18"/>
              </w:rPr>
            </w:pPr>
          </w:p>
        </w:tc>
        <w:tc>
          <w:tcPr>
            <w:tcW w:w="1350" w:type="dxa"/>
            <w:shd w:val="clear" w:color="auto" w:fill="auto"/>
            <w:noWrap/>
            <w:vAlign w:val="bottom"/>
          </w:tcPr>
          <w:p w14:paraId="1B264C4D" w14:textId="77777777" w:rsidR="00166A04" w:rsidRPr="0090648A" w:rsidRDefault="00166A04" w:rsidP="002936A4">
            <w:pPr>
              <w:spacing w:after="0"/>
              <w:jc w:val="center"/>
              <w:rPr>
                <w:rFonts w:ascii="Arial" w:hAnsi="Arial" w:cs="Arial"/>
                <w:sz w:val="18"/>
                <w:szCs w:val="18"/>
              </w:rPr>
            </w:pPr>
          </w:p>
        </w:tc>
        <w:tc>
          <w:tcPr>
            <w:tcW w:w="6750" w:type="dxa"/>
            <w:shd w:val="clear" w:color="auto" w:fill="auto"/>
            <w:noWrap/>
            <w:vAlign w:val="bottom"/>
          </w:tcPr>
          <w:p w14:paraId="2749E0F1" w14:textId="77777777" w:rsidR="00166A04" w:rsidRPr="0090648A" w:rsidRDefault="00166A04" w:rsidP="002936A4">
            <w:pPr>
              <w:spacing w:after="0"/>
              <w:rPr>
                <w:rFonts w:ascii="Arial" w:hAnsi="Arial" w:cs="Arial"/>
                <w:sz w:val="18"/>
                <w:szCs w:val="18"/>
              </w:rPr>
            </w:pPr>
          </w:p>
        </w:tc>
      </w:tr>
      <w:tr w:rsidR="00166A04" w:rsidRPr="00567AA4" w14:paraId="3F86DB1D" w14:textId="77777777" w:rsidTr="002936A4">
        <w:trPr>
          <w:trHeight w:val="255"/>
        </w:trPr>
        <w:tc>
          <w:tcPr>
            <w:tcW w:w="1275" w:type="dxa"/>
            <w:shd w:val="clear" w:color="auto" w:fill="auto"/>
            <w:vAlign w:val="bottom"/>
          </w:tcPr>
          <w:p w14:paraId="43A88C3C" w14:textId="77777777" w:rsidR="00166A04" w:rsidRPr="0090648A" w:rsidRDefault="00166A04" w:rsidP="002936A4">
            <w:pPr>
              <w:spacing w:after="0"/>
              <w:jc w:val="center"/>
              <w:rPr>
                <w:rFonts w:ascii="Arial" w:hAnsi="Arial" w:cs="Arial"/>
                <w:sz w:val="18"/>
                <w:szCs w:val="18"/>
              </w:rPr>
            </w:pPr>
          </w:p>
        </w:tc>
        <w:tc>
          <w:tcPr>
            <w:tcW w:w="1350" w:type="dxa"/>
            <w:shd w:val="clear" w:color="auto" w:fill="auto"/>
            <w:noWrap/>
            <w:vAlign w:val="bottom"/>
          </w:tcPr>
          <w:p w14:paraId="3418A720" w14:textId="77777777" w:rsidR="00166A04" w:rsidRPr="0090648A" w:rsidRDefault="00166A04" w:rsidP="002936A4">
            <w:pPr>
              <w:spacing w:after="0"/>
              <w:jc w:val="center"/>
              <w:rPr>
                <w:rFonts w:ascii="Arial" w:hAnsi="Arial" w:cs="Arial"/>
                <w:sz w:val="18"/>
                <w:szCs w:val="18"/>
              </w:rPr>
            </w:pPr>
          </w:p>
        </w:tc>
        <w:tc>
          <w:tcPr>
            <w:tcW w:w="6750" w:type="dxa"/>
            <w:shd w:val="clear" w:color="auto" w:fill="auto"/>
            <w:noWrap/>
            <w:vAlign w:val="bottom"/>
          </w:tcPr>
          <w:p w14:paraId="30D03B7C" w14:textId="77777777" w:rsidR="00166A04" w:rsidRPr="0090648A" w:rsidRDefault="00166A04" w:rsidP="002936A4">
            <w:pPr>
              <w:spacing w:after="0"/>
              <w:rPr>
                <w:rFonts w:ascii="Arial" w:hAnsi="Arial" w:cs="Arial"/>
                <w:sz w:val="18"/>
                <w:szCs w:val="18"/>
              </w:rPr>
            </w:pPr>
          </w:p>
        </w:tc>
      </w:tr>
      <w:tr w:rsidR="00166A04" w:rsidRPr="00567AA4" w14:paraId="4156A95F" w14:textId="77777777" w:rsidTr="002936A4">
        <w:trPr>
          <w:trHeight w:val="255"/>
        </w:trPr>
        <w:tc>
          <w:tcPr>
            <w:tcW w:w="1275" w:type="dxa"/>
            <w:shd w:val="clear" w:color="auto" w:fill="auto"/>
            <w:vAlign w:val="bottom"/>
          </w:tcPr>
          <w:p w14:paraId="3390C3EC" w14:textId="77777777" w:rsidR="00166A04" w:rsidRPr="0090648A" w:rsidRDefault="00166A04" w:rsidP="002936A4">
            <w:pPr>
              <w:spacing w:after="0"/>
              <w:jc w:val="center"/>
              <w:rPr>
                <w:rFonts w:ascii="Arial" w:hAnsi="Arial" w:cs="Arial"/>
                <w:sz w:val="18"/>
                <w:szCs w:val="18"/>
              </w:rPr>
            </w:pPr>
          </w:p>
        </w:tc>
        <w:tc>
          <w:tcPr>
            <w:tcW w:w="1350" w:type="dxa"/>
            <w:shd w:val="clear" w:color="auto" w:fill="auto"/>
            <w:noWrap/>
            <w:vAlign w:val="bottom"/>
          </w:tcPr>
          <w:p w14:paraId="53B90D26" w14:textId="77777777" w:rsidR="00166A04" w:rsidRPr="0090648A" w:rsidRDefault="00166A04" w:rsidP="002936A4">
            <w:pPr>
              <w:spacing w:after="0"/>
              <w:jc w:val="center"/>
              <w:rPr>
                <w:rFonts w:ascii="Arial" w:hAnsi="Arial" w:cs="Arial"/>
                <w:sz w:val="18"/>
                <w:szCs w:val="18"/>
              </w:rPr>
            </w:pPr>
          </w:p>
        </w:tc>
        <w:tc>
          <w:tcPr>
            <w:tcW w:w="6750" w:type="dxa"/>
            <w:shd w:val="clear" w:color="auto" w:fill="auto"/>
            <w:noWrap/>
            <w:vAlign w:val="bottom"/>
          </w:tcPr>
          <w:p w14:paraId="7D3A5187" w14:textId="77777777" w:rsidR="00166A04" w:rsidRPr="0090648A" w:rsidRDefault="00166A04" w:rsidP="002936A4">
            <w:pPr>
              <w:spacing w:after="0"/>
              <w:rPr>
                <w:rFonts w:ascii="Arial" w:hAnsi="Arial" w:cs="Arial"/>
                <w:sz w:val="18"/>
                <w:szCs w:val="18"/>
              </w:rPr>
            </w:pPr>
          </w:p>
        </w:tc>
      </w:tr>
      <w:tr w:rsidR="00166A04" w:rsidRPr="00567AA4" w14:paraId="4F2A4212" w14:textId="77777777" w:rsidTr="002936A4">
        <w:trPr>
          <w:trHeight w:val="255"/>
        </w:trPr>
        <w:tc>
          <w:tcPr>
            <w:tcW w:w="1275" w:type="dxa"/>
            <w:shd w:val="clear" w:color="auto" w:fill="auto"/>
            <w:vAlign w:val="bottom"/>
          </w:tcPr>
          <w:p w14:paraId="34AC68C5" w14:textId="77777777" w:rsidR="00166A04" w:rsidRPr="0090648A" w:rsidRDefault="00166A04" w:rsidP="002936A4">
            <w:pPr>
              <w:spacing w:after="0"/>
              <w:jc w:val="center"/>
              <w:rPr>
                <w:rFonts w:ascii="Arial" w:hAnsi="Arial" w:cs="Arial"/>
                <w:sz w:val="18"/>
                <w:szCs w:val="18"/>
              </w:rPr>
            </w:pPr>
          </w:p>
        </w:tc>
        <w:tc>
          <w:tcPr>
            <w:tcW w:w="1350" w:type="dxa"/>
            <w:shd w:val="clear" w:color="auto" w:fill="auto"/>
            <w:noWrap/>
            <w:vAlign w:val="bottom"/>
          </w:tcPr>
          <w:p w14:paraId="553C1D70" w14:textId="77777777" w:rsidR="00166A04" w:rsidRPr="0090648A" w:rsidRDefault="00166A04" w:rsidP="002936A4">
            <w:pPr>
              <w:spacing w:after="0"/>
              <w:jc w:val="center"/>
              <w:rPr>
                <w:rFonts w:ascii="Arial" w:hAnsi="Arial" w:cs="Arial"/>
                <w:sz w:val="18"/>
                <w:szCs w:val="18"/>
              </w:rPr>
            </w:pPr>
          </w:p>
        </w:tc>
        <w:tc>
          <w:tcPr>
            <w:tcW w:w="6750" w:type="dxa"/>
            <w:shd w:val="clear" w:color="auto" w:fill="auto"/>
            <w:noWrap/>
            <w:vAlign w:val="bottom"/>
          </w:tcPr>
          <w:p w14:paraId="7E4243A6" w14:textId="77777777" w:rsidR="00166A04" w:rsidRPr="0090648A" w:rsidRDefault="00166A04" w:rsidP="002936A4">
            <w:pPr>
              <w:spacing w:after="0"/>
              <w:rPr>
                <w:rFonts w:ascii="Arial" w:hAnsi="Arial" w:cs="Arial"/>
                <w:sz w:val="18"/>
                <w:szCs w:val="18"/>
              </w:rPr>
            </w:pPr>
          </w:p>
        </w:tc>
      </w:tr>
      <w:tr w:rsidR="00166A04" w:rsidRPr="00567AA4" w14:paraId="45F78CDC" w14:textId="77777777" w:rsidTr="002936A4">
        <w:trPr>
          <w:trHeight w:val="255"/>
        </w:trPr>
        <w:tc>
          <w:tcPr>
            <w:tcW w:w="1275" w:type="dxa"/>
            <w:shd w:val="clear" w:color="auto" w:fill="auto"/>
            <w:vAlign w:val="bottom"/>
          </w:tcPr>
          <w:p w14:paraId="233595AA" w14:textId="77777777" w:rsidR="00166A04" w:rsidRPr="0090648A" w:rsidRDefault="00166A04" w:rsidP="002936A4">
            <w:pPr>
              <w:spacing w:after="0"/>
              <w:jc w:val="center"/>
              <w:rPr>
                <w:rFonts w:ascii="Arial" w:hAnsi="Arial" w:cs="Arial"/>
                <w:sz w:val="18"/>
                <w:szCs w:val="18"/>
              </w:rPr>
            </w:pPr>
          </w:p>
        </w:tc>
        <w:tc>
          <w:tcPr>
            <w:tcW w:w="1350" w:type="dxa"/>
            <w:shd w:val="clear" w:color="auto" w:fill="auto"/>
            <w:noWrap/>
            <w:vAlign w:val="bottom"/>
          </w:tcPr>
          <w:p w14:paraId="59BB6E87" w14:textId="77777777" w:rsidR="00166A04" w:rsidRPr="0090648A" w:rsidRDefault="00166A04" w:rsidP="002936A4">
            <w:pPr>
              <w:spacing w:after="0"/>
              <w:jc w:val="center"/>
              <w:rPr>
                <w:rFonts w:ascii="Arial" w:hAnsi="Arial" w:cs="Arial"/>
                <w:sz w:val="18"/>
                <w:szCs w:val="18"/>
              </w:rPr>
            </w:pPr>
          </w:p>
        </w:tc>
        <w:tc>
          <w:tcPr>
            <w:tcW w:w="6750" w:type="dxa"/>
            <w:shd w:val="clear" w:color="auto" w:fill="auto"/>
            <w:noWrap/>
            <w:vAlign w:val="bottom"/>
          </w:tcPr>
          <w:p w14:paraId="068C0DBC" w14:textId="77777777" w:rsidR="00166A04" w:rsidRPr="0090648A" w:rsidRDefault="00166A04" w:rsidP="002936A4">
            <w:pPr>
              <w:spacing w:after="0"/>
              <w:rPr>
                <w:rFonts w:ascii="Arial" w:hAnsi="Arial" w:cs="Arial"/>
                <w:sz w:val="18"/>
                <w:szCs w:val="18"/>
              </w:rPr>
            </w:pPr>
          </w:p>
        </w:tc>
      </w:tr>
      <w:tr w:rsidR="00166A04" w:rsidRPr="00567AA4" w14:paraId="4BC9EEC0" w14:textId="77777777" w:rsidTr="002936A4">
        <w:trPr>
          <w:trHeight w:val="65"/>
        </w:trPr>
        <w:tc>
          <w:tcPr>
            <w:tcW w:w="1275" w:type="dxa"/>
            <w:shd w:val="clear" w:color="auto" w:fill="auto"/>
            <w:vAlign w:val="bottom"/>
          </w:tcPr>
          <w:p w14:paraId="44E3AA2A" w14:textId="77777777" w:rsidR="00166A04" w:rsidRPr="0090648A" w:rsidRDefault="00166A04" w:rsidP="002936A4">
            <w:pPr>
              <w:spacing w:after="0"/>
              <w:jc w:val="center"/>
              <w:rPr>
                <w:rFonts w:ascii="Arial" w:hAnsi="Arial" w:cs="Arial"/>
                <w:sz w:val="18"/>
                <w:szCs w:val="18"/>
              </w:rPr>
            </w:pPr>
          </w:p>
        </w:tc>
        <w:tc>
          <w:tcPr>
            <w:tcW w:w="1350" w:type="dxa"/>
            <w:shd w:val="clear" w:color="auto" w:fill="auto"/>
            <w:noWrap/>
            <w:vAlign w:val="bottom"/>
          </w:tcPr>
          <w:p w14:paraId="6D03E9B8" w14:textId="77777777" w:rsidR="00166A04" w:rsidRPr="0090648A" w:rsidRDefault="00166A04" w:rsidP="002936A4">
            <w:pPr>
              <w:spacing w:after="0"/>
              <w:jc w:val="center"/>
              <w:rPr>
                <w:rFonts w:ascii="Arial" w:hAnsi="Arial" w:cs="Arial"/>
                <w:sz w:val="18"/>
                <w:szCs w:val="18"/>
              </w:rPr>
            </w:pPr>
          </w:p>
        </w:tc>
        <w:tc>
          <w:tcPr>
            <w:tcW w:w="6750" w:type="dxa"/>
            <w:shd w:val="clear" w:color="auto" w:fill="auto"/>
            <w:noWrap/>
            <w:vAlign w:val="bottom"/>
          </w:tcPr>
          <w:p w14:paraId="4A2A173A" w14:textId="77777777" w:rsidR="00166A04" w:rsidRPr="0090648A" w:rsidRDefault="00166A04" w:rsidP="002936A4">
            <w:pPr>
              <w:spacing w:after="0"/>
              <w:rPr>
                <w:rFonts w:ascii="Arial" w:hAnsi="Arial" w:cs="Arial"/>
                <w:sz w:val="18"/>
                <w:szCs w:val="18"/>
              </w:rPr>
            </w:pPr>
          </w:p>
        </w:tc>
      </w:tr>
      <w:tr w:rsidR="00166A04" w:rsidRPr="00567AA4" w14:paraId="536D0676" w14:textId="77777777" w:rsidTr="002936A4">
        <w:trPr>
          <w:trHeight w:val="255"/>
        </w:trPr>
        <w:tc>
          <w:tcPr>
            <w:tcW w:w="1275" w:type="dxa"/>
            <w:shd w:val="clear" w:color="auto" w:fill="auto"/>
            <w:vAlign w:val="bottom"/>
          </w:tcPr>
          <w:p w14:paraId="1CD91E0F" w14:textId="77777777" w:rsidR="00166A04" w:rsidRPr="006F6966" w:rsidRDefault="00166A04" w:rsidP="002936A4">
            <w:pPr>
              <w:spacing w:after="0"/>
              <w:jc w:val="center"/>
              <w:rPr>
                <w:rFonts w:ascii="Arial" w:hAnsi="Arial" w:cs="Arial"/>
                <w:sz w:val="18"/>
                <w:szCs w:val="18"/>
              </w:rPr>
            </w:pPr>
          </w:p>
        </w:tc>
        <w:tc>
          <w:tcPr>
            <w:tcW w:w="1350" w:type="dxa"/>
            <w:shd w:val="clear" w:color="auto" w:fill="auto"/>
            <w:noWrap/>
            <w:vAlign w:val="bottom"/>
          </w:tcPr>
          <w:p w14:paraId="5062E4EA" w14:textId="77777777" w:rsidR="00166A04" w:rsidRPr="006F6966" w:rsidRDefault="00166A04" w:rsidP="002936A4">
            <w:pPr>
              <w:spacing w:after="0"/>
              <w:jc w:val="center"/>
              <w:rPr>
                <w:rFonts w:ascii="Arial" w:hAnsi="Arial" w:cs="Arial"/>
                <w:color w:val="F2F2F2"/>
                <w:sz w:val="18"/>
                <w:szCs w:val="18"/>
              </w:rPr>
            </w:pPr>
          </w:p>
        </w:tc>
        <w:tc>
          <w:tcPr>
            <w:tcW w:w="6750" w:type="dxa"/>
            <w:shd w:val="clear" w:color="auto" w:fill="auto"/>
            <w:noWrap/>
            <w:vAlign w:val="bottom"/>
          </w:tcPr>
          <w:p w14:paraId="7CF4B913" w14:textId="77777777" w:rsidR="00166A04" w:rsidRPr="006F6966" w:rsidRDefault="00166A04" w:rsidP="002936A4">
            <w:pPr>
              <w:spacing w:after="0"/>
              <w:rPr>
                <w:rFonts w:ascii="Arial" w:hAnsi="Arial" w:cs="Arial"/>
                <w:color w:val="F2F2F2"/>
                <w:sz w:val="18"/>
                <w:szCs w:val="18"/>
              </w:rPr>
            </w:pPr>
          </w:p>
        </w:tc>
      </w:tr>
    </w:tbl>
    <w:p w14:paraId="189DC0C0" w14:textId="77777777" w:rsidR="00166A04" w:rsidRDefault="00166A04"/>
    <w:sdt>
      <w:sdtPr>
        <w:rPr>
          <w:rFonts w:asciiTheme="minorHAnsi" w:eastAsiaTheme="minorHAnsi" w:hAnsiTheme="minorHAnsi" w:cstheme="minorBidi"/>
          <w:color w:val="auto"/>
          <w:sz w:val="22"/>
          <w:szCs w:val="22"/>
        </w:rPr>
        <w:id w:val="863558834"/>
        <w:docPartObj>
          <w:docPartGallery w:val="Table of Contents"/>
          <w:docPartUnique/>
        </w:docPartObj>
      </w:sdtPr>
      <w:sdtEndPr>
        <w:rPr>
          <w:b/>
          <w:bCs/>
          <w:noProof/>
        </w:rPr>
      </w:sdtEndPr>
      <w:sdtContent>
        <w:p w14:paraId="76F83E18" w14:textId="77777777" w:rsidR="00BC0232" w:rsidRPr="00166A04" w:rsidRDefault="00BC0232">
          <w:pPr>
            <w:pStyle w:val="TOCHeading"/>
            <w:rPr>
              <w:rStyle w:val="Heading1Char"/>
            </w:rPr>
          </w:pPr>
          <w:r w:rsidRPr="00166A04">
            <w:rPr>
              <w:rStyle w:val="Heading1Char"/>
            </w:rPr>
            <w:t>Contents</w:t>
          </w:r>
        </w:p>
        <w:p w14:paraId="5E7D1245" w14:textId="7B38D0F4" w:rsidR="007D4C91" w:rsidRDefault="00BC0232">
          <w:pPr>
            <w:pStyle w:val="TOC1"/>
            <w:tabs>
              <w:tab w:val="right" w:leader="dot" w:pos="10214"/>
            </w:tabs>
            <w:rPr>
              <w:ins w:id="7" w:author="Chandrasekaran, Pradeep" w:date="2019-07-01T13:11:00Z"/>
              <w:rFonts w:eastAsiaTheme="minorEastAsia"/>
              <w:noProof/>
              <w:sz w:val="24"/>
              <w:szCs w:val="24"/>
              <w:lang w:val="en-IN"/>
            </w:rPr>
          </w:pPr>
          <w:r>
            <w:fldChar w:fldCharType="begin"/>
          </w:r>
          <w:r>
            <w:instrText xml:space="preserve"> TOC \o "1-3" \h \z \u </w:instrText>
          </w:r>
          <w:r>
            <w:fldChar w:fldCharType="separate"/>
          </w:r>
          <w:ins w:id="8" w:author="Chandrasekaran, Pradeep" w:date="2019-07-01T13:11:00Z">
            <w:r w:rsidR="007D4C91" w:rsidRPr="00835FBC">
              <w:rPr>
                <w:rStyle w:val="Hyperlink"/>
                <w:noProof/>
              </w:rPr>
              <w:fldChar w:fldCharType="begin"/>
            </w:r>
            <w:r w:rsidR="007D4C91" w:rsidRPr="00835FBC">
              <w:rPr>
                <w:rStyle w:val="Hyperlink"/>
                <w:noProof/>
              </w:rPr>
              <w:instrText xml:space="preserve"> </w:instrText>
            </w:r>
            <w:r w:rsidR="007D4C91">
              <w:rPr>
                <w:noProof/>
              </w:rPr>
              <w:instrText>HYPERLINK \l "_Toc12879124"</w:instrText>
            </w:r>
            <w:r w:rsidR="007D4C91" w:rsidRPr="00835FBC">
              <w:rPr>
                <w:rStyle w:val="Hyperlink"/>
                <w:noProof/>
              </w:rPr>
              <w:instrText xml:space="preserve"> </w:instrText>
            </w:r>
            <w:r w:rsidR="007D4C91" w:rsidRPr="00835FBC">
              <w:rPr>
                <w:rStyle w:val="Hyperlink"/>
                <w:noProof/>
              </w:rPr>
              <w:fldChar w:fldCharType="separate"/>
            </w:r>
            <w:r w:rsidR="007D4C91" w:rsidRPr="00835FBC">
              <w:rPr>
                <w:rStyle w:val="Hyperlink"/>
                <w:noProof/>
              </w:rPr>
              <w:t>Revision History</w:t>
            </w:r>
            <w:r w:rsidR="007D4C91">
              <w:rPr>
                <w:noProof/>
                <w:webHidden/>
              </w:rPr>
              <w:tab/>
            </w:r>
            <w:r w:rsidR="007D4C91">
              <w:rPr>
                <w:noProof/>
                <w:webHidden/>
              </w:rPr>
              <w:fldChar w:fldCharType="begin"/>
            </w:r>
            <w:r w:rsidR="007D4C91">
              <w:rPr>
                <w:noProof/>
                <w:webHidden/>
              </w:rPr>
              <w:instrText xml:space="preserve"> PAGEREF _Toc12879124 \h </w:instrText>
            </w:r>
          </w:ins>
          <w:r w:rsidR="007D4C91">
            <w:rPr>
              <w:noProof/>
              <w:webHidden/>
            </w:rPr>
          </w:r>
          <w:r w:rsidR="007D4C91">
            <w:rPr>
              <w:noProof/>
              <w:webHidden/>
            </w:rPr>
            <w:fldChar w:fldCharType="separate"/>
          </w:r>
          <w:ins w:id="9" w:author="Chandrasekaran, Pradeep" w:date="2019-07-01T13:11:00Z">
            <w:r w:rsidR="007D4C91">
              <w:rPr>
                <w:noProof/>
                <w:webHidden/>
              </w:rPr>
              <w:t>1</w:t>
            </w:r>
            <w:r w:rsidR="007D4C91">
              <w:rPr>
                <w:noProof/>
                <w:webHidden/>
              </w:rPr>
              <w:fldChar w:fldCharType="end"/>
            </w:r>
            <w:r w:rsidR="007D4C91" w:rsidRPr="00835FBC">
              <w:rPr>
                <w:rStyle w:val="Hyperlink"/>
                <w:noProof/>
              </w:rPr>
              <w:fldChar w:fldCharType="end"/>
            </w:r>
          </w:ins>
        </w:p>
        <w:p w14:paraId="7F32B941" w14:textId="1ADFF8C9" w:rsidR="007D4C91" w:rsidRDefault="007D4C91">
          <w:pPr>
            <w:pStyle w:val="TOC3"/>
            <w:tabs>
              <w:tab w:val="right" w:leader="dot" w:pos="10214"/>
            </w:tabs>
            <w:rPr>
              <w:ins w:id="10" w:author="Chandrasekaran, Pradeep" w:date="2019-07-01T13:11:00Z"/>
              <w:rFonts w:eastAsiaTheme="minorEastAsia"/>
              <w:noProof/>
              <w:sz w:val="24"/>
              <w:szCs w:val="24"/>
              <w:lang w:val="en-IN"/>
            </w:rPr>
          </w:pPr>
          <w:ins w:id="11"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"_Toc12879125"</w:instrText>
            </w:r>
            <w:r w:rsidRPr="00835FBC">
              <w:rPr>
                <w:rStyle w:val="Hyperlink"/>
                <w:noProof/>
              </w:rPr>
              <w:instrText xml:space="preserve"> </w:instrText>
            </w:r>
            <w:r w:rsidRPr="00835FBC">
              <w:rPr>
                <w:rStyle w:val="Hyperlink"/>
                <w:noProof/>
              </w:rPr>
              <w:fldChar w:fldCharType="separate"/>
            </w:r>
            <w:r w:rsidRPr="00835FBC">
              <w:rPr>
                <w:rStyle w:val="Hyperlink"/>
                <w:noProof/>
              </w:rPr>
              <w:t>Date</w:t>
            </w:r>
            <w:r>
              <w:rPr>
                <w:noProof/>
                <w:webHidden/>
              </w:rPr>
              <w:tab/>
            </w:r>
            <w:r>
              <w:rPr>
                <w:noProof/>
                <w:webHidden/>
              </w:rPr>
              <w:fldChar w:fldCharType="begin"/>
            </w:r>
            <w:r>
              <w:rPr>
                <w:noProof/>
                <w:webHidden/>
              </w:rPr>
              <w:instrText xml:space="preserve"> PAGEREF _Toc12879125 \h </w:instrText>
            </w:r>
          </w:ins>
          <w:r>
            <w:rPr>
              <w:noProof/>
              <w:webHidden/>
            </w:rPr>
          </w:r>
          <w:r>
            <w:rPr>
              <w:noProof/>
              <w:webHidden/>
            </w:rPr>
            <w:fldChar w:fldCharType="separate"/>
          </w:r>
          <w:ins w:id="12" w:author="Chandrasekaran, Pradeep" w:date="2019-07-01T13:11:00Z">
            <w:r>
              <w:rPr>
                <w:noProof/>
                <w:webHidden/>
              </w:rPr>
              <w:t>1</w:t>
            </w:r>
            <w:r>
              <w:rPr>
                <w:noProof/>
                <w:webHidden/>
              </w:rPr>
              <w:fldChar w:fldCharType="end"/>
            </w:r>
            <w:r w:rsidRPr="00835FBC">
              <w:rPr>
                <w:rStyle w:val="Hyperlink"/>
                <w:noProof/>
              </w:rPr>
              <w:fldChar w:fldCharType="end"/>
            </w:r>
          </w:ins>
        </w:p>
        <w:p w14:paraId="57F9EACC" w14:textId="0AE80A3E" w:rsidR="007D4C91" w:rsidRDefault="007D4C91">
          <w:pPr>
            <w:pStyle w:val="TOC3"/>
            <w:tabs>
              <w:tab w:val="right" w:leader="dot" w:pos="10214"/>
            </w:tabs>
            <w:rPr>
              <w:ins w:id="13" w:author="Chandrasekaran, Pradeep" w:date="2019-07-01T13:11:00Z"/>
              <w:rFonts w:eastAsiaTheme="minorEastAsia"/>
              <w:noProof/>
              <w:sz w:val="24"/>
              <w:szCs w:val="24"/>
              <w:lang w:val="en-IN"/>
            </w:rPr>
          </w:pPr>
          <w:ins w:id="14"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"_Toc12879126"</w:instrText>
            </w:r>
            <w:r w:rsidRPr="00835FBC">
              <w:rPr>
                <w:rStyle w:val="Hyperlink"/>
                <w:noProof/>
              </w:rPr>
              <w:instrText xml:space="preserve"> </w:instrText>
            </w:r>
            <w:r w:rsidRPr="00835FBC">
              <w:rPr>
                <w:rStyle w:val="Hyperlink"/>
                <w:noProof/>
              </w:rPr>
              <w:fldChar w:fldCharType="separate"/>
            </w:r>
            <w:r w:rsidRPr="00835FBC">
              <w:rPr>
                <w:rStyle w:val="Hyperlink"/>
                <w:noProof/>
              </w:rPr>
              <w:t>Version</w:t>
            </w:r>
            <w:r>
              <w:rPr>
                <w:noProof/>
                <w:webHidden/>
              </w:rPr>
              <w:tab/>
            </w:r>
            <w:r>
              <w:rPr>
                <w:noProof/>
                <w:webHidden/>
              </w:rPr>
              <w:fldChar w:fldCharType="begin"/>
            </w:r>
            <w:r>
              <w:rPr>
                <w:noProof/>
                <w:webHidden/>
              </w:rPr>
              <w:instrText xml:space="preserve"> PAGEREF _Toc12879126 \h </w:instrText>
            </w:r>
          </w:ins>
          <w:r>
            <w:rPr>
              <w:noProof/>
              <w:webHidden/>
            </w:rPr>
          </w:r>
          <w:r>
            <w:rPr>
              <w:noProof/>
              <w:webHidden/>
            </w:rPr>
            <w:fldChar w:fldCharType="separate"/>
          </w:r>
          <w:ins w:id="15" w:author="Chandrasekaran, Pradeep" w:date="2019-07-01T13:11:00Z">
            <w:r>
              <w:rPr>
                <w:noProof/>
                <w:webHidden/>
              </w:rPr>
              <w:t>1</w:t>
            </w:r>
            <w:r>
              <w:rPr>
                <w:noProof/>
                <w:webHidden/>
              </w:rPr>
              <w:fldChar w:fldCharType="end"/>
            </w:r>
            <w:r w:rsidRPr="00835FBC">
              <w:rPr>
                <w:rStyle w:val="Hyperlink"/>
                <w:noProof/>
              </w:rPr>
              <w:fldChar w:fldCharType="end"/>
            </w:r>
          </w:ins>
        </w:p>
        <w:p w14:paraId="29B17B70" w14:textId="4F098469" w:rsidR="007D4C91" w:rsidRDefault="007D4C91">
          <w:pPr>
            <w:pStyle w:val="TOC3"/>
            <w:tabs>
              <w:tab w:val="right" w:leader="dot" w:pos="10214"/>
            </w:tabs>
            <w:rPr>
              <w:ins w:id="16" w:author="Chandrasekaran, Pradeep" w:date="2019-07-01T13:11:00Z"/>
              <w:rFonts w:eastAsiaTheme="minorEastAsia"/>
              <w:noProof/>
              <w:sz w:val="24"/>
              <w:szCs w:val="24"/>
              <w:lang w:val="en-IN"/>
            </w:rPr>
          </w:pPr>
          <w:ins w:id="17"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"_Toc12879127"</w:instrText>
            </w:r>
            <w:r w:rsidRPr="00835FBC">
              <w:rPr>
                <w:rStyle w:val="Hyperlink"/>
                <w:noProof/>
              </w:rPr>
              <w:instrText xml:space="preserve"> </w:instrText>
            </w:r>
            <w:r w:rsidRPr="00835FBC">
              <w:rPr>
                <w:rStyle w:val="Hyperlink"/>
                <w:noProof/>
              </w:rPr>
              <w:fldChar w:fldCharType="separate"/>
            </w:r>
            <w:r w:rsidRPr="00835FBC">
              <w:rPr>
                <w:rStyle w:val="Hyperlink"/>
                <w:noProof/>
              </w:rPr>
              <w:t>Description of Revision</w:t>
            </w:r>
            <w:r>
              <w:rPr>
                <w:noProof/>
                <w:webHidden/>
              </w:rPr>
              <w:tab/>
            </w:r>
            <w:r>
              <w:rPr>
                <w:noProof/>
                <w:webHidden/>
              </w:rPr>
              <w:fldChar w:fldCharType="begin"/>
            </w:r>
            <w:r>
              <w:rPr>
                <w:noProof/>
                <w:webHidden/>
              </w:rPr>
              <w:instrText xml:space="preserve"> PAGEREF _Toc12879127 \h </w:instrText>
            </w:r>
          </w:ins>
          <w:r>
            <w:rPr>
              <w:noProof/>
              <w:webHidden/>
            </w:rPr>
          </w:r>
          <w:r>
            <w:rPr>
              <w:noProof/>
              <w:webHidden/>
            </w:rPr>
            <w:fldChar w:fldCharType="separate"/>
          </w:r>
          <w:ins w:id="18" w:author="Chandrasekaran, Pradeep" w:date="2019-07-01T13:11:00Z">
            <w:r>
              <w:rPr>
                <w:noProof/>
                <w:webHidden/>
              </w:rPr>
              <w:t>1</w:t>
            </w:r>
            <w:r>
              <w:rPr>
                <w:noProof/>
                <w:webHidden/>
              </w:rPr>
              <w:fldChar w:fldCharType="end"/>
            </w:r>
            <w:r w:rsidRPr="00835FBC">
              <w:rPr>
                <w:rStyle w:val="Hyperlink"/>
                <w:noProof/>
              </w:rPr>
              <w:fldChar w:fldCharType="end"/>
            </w:r>
          </w:ins>
        </w:p>
        <w:p w14:paraId="18D93DAC" w14:textId="24E75DAC" w:rsidR="007D4C91" w:rsidRDefault="007D4C91">
          <w:pPr>
            <w:pStyle w:val="TOC1"/>
            <w:tabs>
              <w:tab w:val="right" w:leader="dot" w:pos="10214"/>
            </w:tabs>
            <w:rPr>
              <w:ins w:id="19" w:author="Chandrasekaran, Pradeep" w:date="2019-07-01T13:11:00Z"/>
              <w:rFonts w:eastAsiaTheme="minorEastAsia"/>
              <w:noProof/>
              <w:sz w:val="24"/>
              <w:szCs w:val="24"/>
              <w:lang w:val="en-IN"/>
            </w:rPr>
          </w:pPr>
          <w:ins w:id="20"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"_Toc12879128"</w:instrText>
            </w:r>
            <w:r w:rsidRPr="00835FBC">
              <w:rPr>
                <w:rStyle w:val="Hyperlink"/>
                <w:noProof/>
              </w:rPr>
              <w:instrText xml:space="preserve"> </w:instrText>
            </w:r>
            <w:r w:rsidRPr="00835FBC">
              <w:rPr>
                <w:rStyle w:val="Hyperlink"/>
                <w:noProof/>
              </w:rPr>
              <w:fldChar w:fldCharType="separate"/>
            </w:r>
            <w:r w:rsidRPr="00835FBC">
              <w:rPr>
                <w:rStyle w:val="Hyperlink"/>
                <w:noProof/>
              </w:rPr>
              <w:t>Specification Details</w:t>
            </w:r>
            <w:r>
              <w:rPr>
                <w:noProof/>
                <w:webHidden/>
              </w:rPr>
              <w:tab/>
            </w:r>
            <w:r>
              <w:rPr>
                <w:noProof/>
                <w:webHidden/>
              </w:rPr>
              <w:fldChar w:fldCharType="begin"/>
            </w:r>
            <w:r>
              <w:rPr>
                <w:noProof/>
                <w:webHidden/>
              </w:rPr>
              <w:instrText xml:space="preserve"> PAGEREF _Toc12879128 \h </w:instrText>
            </w:r>
          </w:ins>
          <w:r>
            <w:rPr>
              <w:noProof/>
              <w:webHidden/>
            </w:rPr>
          </w:r>
          <w:r>
            <w:rPr>
              <w:noProof/>
              <w:webHidden/>
            </w:rPr>
            <w:fldChar w:fldCharType="separate"/>
          </w:r>
          <w:ins w:id="21" w:author="Chandrasekaran, Pradeep" w:date="2019-07-01T13:11:00Z">
            <w:r>
              <w:rPr>
                <w:noProof/>
                <w:webHidden/>
              </w:rPr>
              <w:t>2</w:t>
            </w:r>
            <w:r>
              <w:rPr>
                <w:noProof/>
                <w:webHidden/>
              </w:rPr>
              <w:fldChar w:fldCharType="end"/>
            </w:r>
            <w:r w:rsidRPr="00835FBC">
              <w:rPr>
                <w:rStyle w:val="Hyperlink"/>
                <w:noProof/>
              </w:rPr>
              <w:fldChar w:fldCharType="end"/>
            </w:r>
          </w:ins>
        </w:p>
        <w:p w14:paraId="611FBBFC" w14:textId="6BEF79A3" w:rsidR="007D4C91" w:rsidRDefault="007D4C91">
          <w:pPr>
            <w:pStyle w:val="TOC2"/>
            <w:tabs>
              <w:tab w:val="right" w:leader="dot" w:pos="10214"/>
            </w:tabs>
            <w:rPr>
              <w:ins w:id="22" w:author="Chandrasekaran, Pradeep" w:date="2019-07-01T13:11:00Z"/>
              <w:rFonts w:eastAsiaTheme="minorEastAsia"/>
              <w:noProof/>
              <w:sz w:val="24"/>
              <w:szCs w:val="24"/>
              <w:lang w:val="en-IN"/>
            </w:rPr>
          </w:pPr>
          <w:ins w:id="23"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"_Toc12879129"</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1: Splash screen</w:t>
            </w:r>
            <w:r>
              <w:rPr>
                <w:noProof/>
                <w:webHidden/>
              </w:rPr>
              <w:tab/>
            </w:r>
            <w:r>
              <w:rPr>
                <w:noProof/>
                <w:webHidden/>
              </w:rPr>
              <w:fldChar w:fldCharType="begin"/>
            </w:r>
            <w:r>
              <w:rPr>
                <w:noProof/>
                <w:webHidden/>
              </w:rPr>
              <w:instrText xml:space="preserve"> PAGEREF _Toc12879129 \h </w:instrText>
            </w:r>
          </w:ins>
          <w:r>
            <w:rPr>
              <w:noProof/>
              <w:webHidden/>
            </w:rPr>
          </w:r>
          <w:r>
            <w:rPr>
              <w:noProof/>
              <w:webHidden/>
            </w:rPr>
            <w:fldChar w:fldCharType="separate"/>
          </w:r>
          <w:ins w:id="24" w:author="Chandrasekaran, Pradeep" w:date="2019-07-01T13:11:00Z">
            <w:r>
              <w:rPr>
                <w:noProof/>
                <w:webHidden/>
              </w:rPr>
              <w:t>2</w:t>
            </w:r>
            <w:r>
              <w:rPr>
                <w:noProof/>
                <w:webHidden/>
              </w:rPr>
              <w:fldChar w:fldCharType="end"/>
            </w:r>
            <w:r w:rsidRPr="00835FBC">
              <w:rPr>
                <w:rStyle w:val="Hyperlink"/>
                <w:noProof/>
              </w:rPr>
              <w:fldChar w:fldCharType="end"/>
            </w:r>
          </w:ins>
        </w:p>
        <w:p w14:paraId="197B9DD9" w14:textId="2B6FCC80" w:rsidR="007D4C91" w:rsidRDefault="007D4C91">
          <w:pPr>
            <w:pStyle w:val="TOC2"/>
            <w:tabs>
              <w:tab w:val="right" w:leader="dot" w:pos="10214"/>
            </w:tabs>
            <w:rPr>
              <w:ins w:id="25" w:author="Chandrasekaran, Pradeep" w:date="2019-07-01T13:11:00Z"/>
              <w:rFonts w:eastAsiaTheme="minorEastAsia"/>
              <w:noProof/>
              <w:sz w:val="24"/>
              <w:szCs w:val="24"/>
              <w:lang w:val="en-IN"/>
            </w:rPr>
          </w:pPr>
          <w:ins w:id="26"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"_Toc12879130"</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2: Login screen</w:t>
            </w:r>
            <w:r>
              <w:rPr>
                <w:noProof/>
                <w:webHidden/>
              </w:rPr>
              <w:tab/>
            </w:r>
            <w:r>
              <w:rPr>
                <w:noProof/>
                <w:webHidden/>
              </w:rPr>
              <w:fldChar w:fldCharType="begin"/>
            </w:r>
            <w:r>
              <w:rPr>
                <w:noProof/>
                <w:webHidden/>
              </w:rPr>
              <w:instrText xml:space="preserve"> PAGEREF _Toc12879130 \h </w:instrText>
            </w:r>
          </w:ins>
          <w:r>
            <w:rPr>
              <w:noProof/>
              <w:webHidden/>
            </w:rPr>
          </w:r>
          <w:r>
            <w:rPr>
              <w:noProof/>
              <w:webHidden/>
            </w:rPr>
            <w:fldChar w:fldCharType="separate"/>
          </w:r>
          <w:ins w:id="27" w:author="Chandrasekaran, Pradeep" w:date="2019-07-01T13:11:00Z">
            <w:r>
              <w:rPr>
                <w:noProof/>
                <w:webHidden/>
              </w:rPr>
              <w:t>3</w:t>
            </w:r>
            <w:r>
              <w:rPr>
                <w:noProof/>
                <w:webHidden/>
              </w:rPr>
              <w:fldChar w:fldCharType="end"/>
            </w:r>
            <w:r w:rsidRPr="00835FBC">
              <w:rPr>
                <w:rStyle w:val="Hyperlink"/>
                <w:noProof/>
              </w:rPr>
              <w:fldChar w:fldCharType="end"/>
            </w:r>
          </w:ins>
        </w:p>
        <w:p w14:paraId="36634581" w14:textId="77957087" w:rsidR="007D4C91" w:rsidRDefault="007D4C91">
          <w:pPr>
            <w:pStyle w:val="TOC2"/>
            <w:tabs>
              <w:tab w:val="right" w:leader="dot" w:pos="10214"/>
            </w:tabs>
            <w:rPr>
              <w:ins w:id="28" w:author="Chandrasekaran, Pradeep" w:date="2019-07-01T13:11:00Z"/>
              <w:rFonts w:eastAsiaTheme="minorEastAsia"/>
              <w:noProof/>
              <w:sz w:val="24"/>
              <w:szCs w:val="24"/>
              <w:lang w:val="en-IN"/>
            </w:rPr>
          </w:pPr>
          <w:ins w:id="29"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"_Toc12879131"</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3:  Device Scanning Screen</w:t>
            </w:r>
            <w:r>
              <w:rPr>
                <w:noProof/>
                <w:webHidden/>
              </w:rPr>
              <w:tab/>
            </w:r>
            <w:r>
              <w:rPr>
                <w:noProof/>
                <w:webHidden/>
              </w:rPr>
              <w:fldChar w:fldCharType="begin"/>
            </w:r>
            <w:r>
              <w:rPr>
                <w:noProof/>
                <w:webHidden/>
              </w:rPr>
              <w:instrText xml:space="preserve"> PAGEREF _Toc12879131 \h </w:instrText>
            </w:r>
          </w:ins>
          <w:r>
            <w:rPr>
              <w:noProof/>
              <w:webHidden/>
            </w:rPr>
          </w:r>
          <w:r>
            <w:rPr>
              <w:noProof/>
              <w:webHidden/>
            </w:rPr>
            <w:fldChar w:fldCharType="separate"/>
          </w:r>
          <w:ins w:id="30" w:author="Chandrasekaran, Pradeep" w:date="2019-07-01T13:11:00Z">
            <w:r>
              <w:rPr>
                <w:noProof/>
                <w:webHidden/>
              </w:rPr>
              <w:t>4</w:t>
            </w:r>
            <w:r>
              <w:rPr>
                <w:noProof/>
                <w:webHidden/>
              </w:rPr>
              <w:fldChar w:fldCharType="end"/>
            </w:r>
            <w:r w:rsidRPr="00835FBC">
              <w:rPr>
                <w:rStyle w:val="Hyperlink"/>
                <w:noProof/>
              </w:rPr>
              <w:fldChar w:fldCharType="end"/>
            </w:r>
          </w:ins>
        </w:p>
        <w:p w14:paraId="196E3E22" w14:textId="79DED29F" w:rsidR="007D4C91" w:rsidRDefault="007D4C91">
          <w:pPr>
            <w:pStyle w:val="TOC2"/>
            <w:tabs>
              <w:tab w:val="right" w:leader="dot" w:pos="10214"/>
            </w:tabs>
            <w:rPr>
              <w:ins w:id="31" w:author="Chandrasekaran, Pradeep" w:date="2019-07-01T13:11:00Z"/>
              <w:rFonts w:eastAsiaTheme="minorEastAsia"/>
              <w:noProof/>
              <w:sz w:val="24"/>
              <w:szCs w:val="24"/>
              <w:lang w:val="en-IN"/>
            </w:rPr>
          </w:pPr>
          <w:ins w:id="32"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"_Toc12879132"</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4: Devices screen</w:t>
            </w:r>
            <w:r>
              <w:rPr>
                <w:noProof/>
                <w:webHidden/>
              </w:rPr>
              <w:tab/>
            </w:r>
            <w:r>
              <w:rPr>
                <w:noProof/>
                <w:webHidden/>
              </w:rPr>
              <w:fldChar w:fldCharType="begin"/>
            </w:r>
            <w:r>
              <w:rPr>
                <w:noProof/>
                <w:webHidden/>
              </w:rPr>
              <w:instrText xml:space="preserve"> PAGEREF _Toc12879132 \h </w:instrText>
            </w:r>
          </w:ins>
          <w:r>
            <w:rPr>
              <w:noProof/>
              <w:webHidden/>
            </w:rPr>
          </w:r>
          <w:r>
            <w:rPr>
              <w:noProof/>
              <w:webHidden/>
            </w:rPr>
            <w:fldChar w:fldCharType="separate"/>
          </w:r>
          <w:ins w:id="33" w:author="Chandrasekaran, Pradeep" w:date="2019-07-01T13:11:00Z">
            <w:r>
              <w:rPr>
                <w:noProof/>
                <w:webHidden/>
              </w:rPr>
              <w:t>5</w:t>
            </w:r>
            <w:r>
              <w:rPr>
                <w:noProof/>
                <w:webHidden/>
              </w:rPr>
              <w:fldChar w:fldCharType="end"/>
            </w:r>
            <w:r w:rsidRPr="00835FBC">
              <w:rPr>
                <w:rStyle w:val="Hyperlink"/>
                <w:noProof/>
              </w:rPr>
              <w:fldChar w:fldCharType="end"/>
            </w:r>
          </w:ins>
        </w:p>
        <w:p w14:paraId="355250C7" w14:textId="4BBFAFE8" w:rsidR="007D4C91" w:rsidRDefault="007D4C91">
          <w:pPr>
            <w:pStyle w:val="TOC2"/>
            <w:tabs>
              <w:tab w:val="right" w:leader="dot" w:pos="10214"/>
            </w:tabs>
            <w:rPr>
              <w:ins w:id="34" w:author="Chandrasekaran, Pradeep" w:date="2019-07-01T13:11:00Z"/>
              <w:rFonts w:eastAsiaTheme="minorEastAsia"/>
              <w:noProof/>
              <w:sz w:val="24"/>
              <w:szCs w:val="24"/>
              <w:lang w:val="en-IN"/>
            </w:rPr>
          </w:pPr>
          <w:ins w:id="35"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"_Toc12879133"</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5: Main / Dashboard screen</w:t>
            </w:r>
            <w:r>
              <w:rPr>
                <w:noProof/>
                <w:webHidden/>
              </w:rPr>
              <w:tab/>
            </w:r>
            <w:r>
              <w:rPr>
                <w:noProof/>
                <w:webHidden/>
              </w:rPr>
              <w:fldChar w:fldCharType="begin"/>
            </w:r>
            <w:r>
              <w:rPr>
                <w:noProof/>
                <w:webHidden/>
              </w:rPr>
              <w:instrText xml:space="preserve"> PAGEREF _Toc12879133 \h </w:instrText>
            </w:r>
          </w:ins>
          <w:r>
            <w:rPr>
              <w:noProof/>
              <w:webHidden/>
            </w:rPr>
          </w:r>
          <w:r>
            <w:rPr>
              <w:noProof/>
              <w:webHidden/>
            </w:rPr>
            <w:fldChar w:fldCharType="separate"/>
          </w:r>
          <w:ins w:id="36" w:author="Chandrasekaran, Pradeep" w:date="2019-07-01T13:11:00Z">
            <w:r>
              <w:rPr>
                <w:noProof/>
                <w:webHidden/>
              </w:rPr>
              <w:t>6</w:t>
            </w:r>
            <w:r>
              <w:rPr>
                <w:noProof/>
                <w:webHidden/>
              </w:rPr>
              <w:fldChar w:fldCharType="end"/>
            </w:r>
            <w:r w:rsidRPr="00835FBC">
              <w:rPr>
                <w:rStyle w:val="Hyperlink"/>
                <w:noProof/>
              </w:rPr>
              <w:fldChar w:fldCharType="end"/>
            </w:r>
          </w:ins>
        </w:p>
        <w:p w14:paraId="31F1C580" w14:textId="3C0290FE" w:rsidR="007D4C91" w:rsidRDefault="007D4C91">
          <w:pPr>
            <w:pStyle w:val="TOC2"/>
            <w:tabs>
              <w:tab w:val="right" w:leader="dot" w:pos="10214"/>
            </w:tabs>
            <w:rPr>
              <w:ins w:id="37" w:author="Chandrasekaran, Pradeep" w:date="2019-07-01T13:11:00Z"/>
              <w:rFonts w:eastAsiaTheme="minorEastAsia"/>
              <w:noProof/>
              <w:sz w:val="24"/>
              <w:szCs w:val="24"/>
              <w:lang w:val="en-IN"/>
            </w:rPr>
          </w:pPr>
          <w:ins w:id="38"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"_Toc12879134"</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6: Read parameter screen</w:t>
            </w:r>
            <w:r>
              <w:rPr>
                <w:noProof/>
                <w:webHidden/>
              </w:rPr>
              <w:tab/>
            </w:r>
            <w:r>
              <w:rPr>
                <w:noProof/>
                <w:webHidden/>
              </w:rPr>
              <w:fldChar w:fldCharType="begin"/>
            </w:r>
            <w:r>
              <w:rPr>
                <w:noProof/>
                <w:webHidden/>
              </w:rPr>
              <w:instrText xml:space="preserve"> PAGEREF _Toc12879134 \h </w:instrText>
            </w:r>
          </w:ins>
          <w:r>
            <w:rPr>
              <w:noProof/>
              <w:webHidden/>
            </w:rPr>
          </w:r>
          <w:r>
            <w:rPr>
              <w:noProof/>
              <w:webHidden/>
            </w:rPr>
            <w:fldChar w:fldCharType="separate"/>
          </w:r>
          <w:ins w:id="39" w:author="Chandrasekaran, Pradeep" w:date="2019-07-01T13:11:00Z">
            <w:r>
              <w:rPr>
                <w:noProof/>
                <w:webHidden/>
              </w:rPr>
              <w:t>7</w:t>
            </w:r>
            <w:r>
              <w:rPr>
                <w:noProof/>
                <w:webHidden/>
              </w:rPr>
              <w:fldChar w:fldCharType="end"/>
            </w:r>
            <w:r w:rsidRPr="00835FBC">
              <w:rPr>
                <w:rStyle w:val="Hyperlink"/>
                <w:noProof/>
              </w:rPr>
              <w:fldChar w:fldCharType="end"/>
            </w:r>
          </w:ins>
        </w:p>
        <w:p w14:paraId="233285DC" w14:textId="0B638397" w:rsidR="007D4C91" w:rsidRDefault="007D4C91">
          <w:pPr>
            <w:pStyle w:val="TOC2"/>
            <w:tabs>
              <w:tab w:val="right" w:leader="dot" w:pos="10214"/>
            </w:tabs>
            <w:rPr>
              <w:ins w:id="40" w:author="Chandrasekaran, Pradeep" w:date="2019-07-01T13:11:00Z"/>
              <w:rFonts w:eastAsiaTheme="minorEastAsia"/>
              <w:noProof/>
              <w:sz w:val="24"/>
              <w:szCs w:val="24"/>
              <w:lang w:val="en-IN"/>
            </w:rPr>
          </w:pPr>
          <w:ins w:id="41"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"_Toc12879135"</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7: Read event screen</w:t>
            </w:r>
            <w:r>
              <w:rPr>
                <w:noProof/>
                <w:webHidden/>
              </w:rPr>
              <w:tab/>
            </w:r>
            <w:r>
              <w:rPr>
                <w:noProof/>
                <w:webHidden/>
              </w:rPr>
              <w:fldChar w:fldCharType="begin"/>
            </w:r>
            <w:r>
              <w:rPr>
                <w:noProof/>
                <w:webHidden/>
              </w:rPr>
              <w:instrText xml:space="preserve"> PAGEREF _Toc12879135 \h </w:instrText>
            </w:r>
          </w:ins>
          <w:r>
            <w:rPr>
              <w:noProof/>
              <w:webHidden/>
            </w:rPr>
          </w:r>
          <w:r>
            <w:rPr>
              <w:noProof/>
              <w:webHidden/>
            </w:rPr>
            <w:fldChar w:fldCharType="separate"/>
          </w:r>
          <w:ins w:id="42" w:author="Chandrasekaran, Pradeep" w:date="2019-07-01T13:11:00Z">
            <w:r>
              <w:rPr>
                <w:noProof/>
                <w:webHidden/>
              </w:rPr>
              <w:t>8</w:t>
            </w:r>
            <w:r>
              <w:rPr>
                <w:noProof/>
                <w:webHidden/>
              </w:rPr>
              <w:fldChar w:fldCharType="end"/>
            </w:r>
            <w:r w:rsidRPr="00835FBC">
              <w:rPr>
                <w:rStyle w:val="Hyperlink"/>
                <w:noProof/>
              </w:rPr>
              <w:fldChar w:fldCharType="end"/>
            </w:r>
          </w:ins>
        </w:p>
        <w:p w14:paraId="644611E6" w14:textId="3598DA6F" w:rsidR="007D4C91" w:rsidRDefault="007D4C91">
          <w:pPr>
            <w:pStyle w:val="TOC2"/>
            <w:tabs>
              <w:tab w:val="right" w:leader="dot" w:pos="10214"/>
            </w:tabs>
            <w:rPr>
              <w:ins w:id="43" w:author="Chandrasekaran, Pradeep" w:date="2019-07-01T13:11:00Z"/>
              <w:rFonts w:eastAsiaTheme="minorEastAsia"/>
              <w:noProof/>
              <w:sz w:val="24"/>
              <w:szCs w:val="24"/>
              <w:lang w:val="en-IN"/>
            </w:rPr>
          </w:pPr>
          <w:ins w:id="44"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"_Toc12879136"</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8: Write parameter screen</w:t>
            </w:r>
            <w:r>
              <w:rPr>
                <w:noProof/>
                <w:webHidden/>
              </w:rPr>
              <w:tab/>
            </w:r>
            <w:r>
              <w:rPr>
                <w:noProof/>
                <w:webHidden/>
              </w:rPr>
              <w:fldChar w:fldCharType="begin"/>
            </w:r>
            <w:r>
              <w:rPr>
                <w:noProof/>
                <w:webHidden/>
              </w:rPr>
              <w:instrText xml:space="preserve"> PAGEREF _Toc12879136 \h </w:instrText>
            </w:r>
          </w:ins>
          <w:r>
            <w:rPr>
              <w:noProof/>
              <w:webHidden/>
            </w:rPr>
          </w:r>
          <w:r>
            <w:rPr>
              <w:noProof/>
              <w:webHidden/>
            </w:rPr>
            <w:fldChar w:fldCharType="separate"/>
          </w:r>
          <w:ins w:id="45" w:author="Chandrasekaran, Pradeep" w:date="2019-07-01T13:11:00Z">
            <w:r>
              <w:rPr>
                <w:noProof/>
                <w:webHidden/>
              </w:rPr>
              <w:t>9</w:t>
            </w:r>
            <w:r>
              <w:rPr>
                <w:noProof/>
                <w:webHidden/>
              </w:rPr>
              <w:fldChar w:fldCharType="end"/>
            </w:r>
            <w:r w:rsidRPr="00835FBC">
              <w:rPr>
                <w:rStyle w:val="Hyperlink"/>
                <w:noProof/>
              </w:rPr>
              <w:fldChar w:fldCharType="end"/>
            </w:r>
          </w:ins>
        </w:p>
        <w:p w14:paraId="6F29A19C" w14:textId="01CDE2A0" w:rsidR="007D4C91" w:rsidRDefault="007D4C91">
          <w:pPr>
            <w:pStyle w:val="TOC2"/>
            <w:tabs>
              <w:tab w:val="right" w:leader="dot" w:pos="10214"/>
            </w:tabs>
            <w:rPr>
              <w:ins w:id="46" w:author="Chandrasekaran, Pradeep" w:date="2019-07-01T13:11:00Z"/>
              <w:rFonts w:eastAsiaTheme="minorEastAsia"/>
              <w:noProof/>
              <w:sz w:val="24"/>
              <w:szCs w:val="24"/>
              <w:lang w:val="en-IN"/>
            </w:rPr>
          </w:pPr>
          <w:ins w:id="47"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"_Toc12879137"</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9: Write sub-parameter screen</w:t>
            </w:r>
            <w:r>
              <w:rPr>
                <w:noProof/>
                <w:webHidden/>
              </w:rPr>
              <w:tab/>
            </w:r>
            <w:r>
              <w:rPr>
                <w:noProof/>
                <w:webHidden/>
              </w:rPr>
              <w:fldChar w:fldCharType="begin"/>
            </w:r>
            <w:r>
              <w:rPr>
                <w:noProof/>
                <w:webHidden/>
              </w:rPr>
              <w:instrText xml:space="preserve"> PAGEREF _Toc12879137 \h </w:instrText>
            </w:r>
          </w:ins>
          <w:r>
            <w:rPr>
              <w:noProof/>
              <w:webHidden/>
            </w:rPr>
          </w:r>
          <w:r>
            <w:rPr>
              <w:noProof/>
              <w:webHidden/>
            </w:rPr>
            <w:fldChar w:fldCharType="separate"/>
          </w:r>
          <w:ins w:id="48" w:author="Chandrasekaran, Pradeep" w:date="2019-07-01T13:11:00Z">
            <w:r>
              <w:rPr>
                <w:noProof/>
                <w:webHidden/>
              </w:rPr>
              <w:t>10</w:t>
            </w:r>
            <w:r>
              <w:rPr>
                <w:noProof/>
                <w:webHidden/>
              </w:rPr>
              <w:fldChar w:fldCharType="end"/>
            </w:r>
            <w:r w:rsidRPr="00835FBC">
              <w:rPr>
                <w:rStyle w:val="Hyperlink"/>
                <w:noProof/>
              </w:rPr>
              <w:fldChar w:fldCharType="end"/>
            </w:r>
          </w:ins>
        </w:p>
        <w:p w14:paraId="2B29BD95" w14:textId="15A626F4" w:rsidR="007D4C91" w:rsidRDefault="007D4C91">
          <w:pPr>
            <w:pStyle w:val="TOC2"/>
            <w:tabs>
              <w:tab w:val="right" w:leader="dot" w:pos="10214"/>
            </w:tabs>
            <w:rPr>
              <w:ins w:id="49" w:author="Chandrasekaran, Pradeep" w:date="2019-07-01T13:11:00Z"/>
              <w:rFonts w:eastAsiaTheme="minorEastAsia"/>
              <w:noProof/>
              <w:sz w:val="24"/>
              <w:szCs w:val="24"/>
              <w:lang w:val="en-IN"/>
            </w:rPr>
          </w:pPr>
          <w:ins w:id="50"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"_Toc12879138"</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10: Write sub-parameter value change screen</w:t>
            </w:r>
            <w:r>
              <w:rPr>
                <w:noProof/>
                <w:webHidden/>
              </w:rPr>
              <w:tab/>
            </w:r>
            <w:r>
              <w:rPr>
                <w:noProof/>
                <w:webHidden/>
              </w:rPr>
              <w:fldChar w:fldCharType="begin"/>
            </w:r>
            <w:r>
              <w:rPr>
                <w:noProof/>
                <w:webHidden/>
              </w:rPr>
              <w:instrText xml:space="preserve"> PAGEREF _Toc12879138 \h </w:instrText>
            </w:r>
          </w:ins>
          <w:r>
            <w:rPr>
              <w:noProof/>
              <w:webHidden/>
            </w:rPr>
          </w:r>
          <w:r>
            <w:rPr>
              <w:noProof/>
              <w:webHidden/>
            </w:rPr>
            <w:fldChar w:fldCharType="separate"/>
          </w:r>
          <w:ins w:id="51" w:author="Chandrasekaran, Pradeep" w:date="2019-07-01T13:11:00Z">
            <w:r>
              <w:rPr>
                <w:noProof/>
                <w:webHidden/>
              </w:rPr>
              <w:t>11</w:t>
            </w:r>
            <w:r>
              <w:rPr>
                <w:noProof/>
                <w:webHidden/>
              </w:rPr>
              <w:fldChar w:fldCharType="end"/>
            </w:r>
            <w:r w:rsidRPr="00835FBC">
              <w:rPr>
                <w:rStyle w:val="Hyperlink"/>
                <w:noProof/>
              </w:rPr>
              <w:fldChar w:fldCharType="end"/>
            </w:r>
          </w:ins>
        </w:p>
        <w:p w14:paraId="7B5AC3C8" w14:textId="00EFE9E3" w:rsidR="007D4C91" w:rsidRDefault="007D4C91">
          <w:pPr>
            <w:pStyle w:val="TOC2"/>
            <w:tabs>
              <w:tab w:val="right" w:leader="dot" w:pos="10214"/>
            </w:tabs>
            <w:rPr>
              <w:ins w:id="52" w:author="Chandrasekaran, Pradeep" w:date="2019-07-01T13:11:00Z"/>
              <w:rFonts w:eastAsiaTheme="minorEastAsia"/>
              <w:noProof/>
              <w:sz w:val="24"/>
              <w:szCs w:val="24"/>
              <w:lang w:val="en-IN"/>
            </w:rPr>
          </w:pPr>
          <w:ins w:id="53" w:author="Chandrasekaran, Pradeep" w:date="2019-07-01T13:11:00Z">
            <w:r w:rsidRPr="00835FBC">
              <w:rPr>
                <w:rStyle w:val="Hyperlink"/>
                <w:noProof/>
              </w:rPr>
              <w:fldChar w:fldCharType="begin"/>
            </w:r>
            <w:r w:rsidRPr="00835FBC">
              <w:rPr>
                <w:rStyle w:val="Hyperlink"/>
                <w:noProof/>
              </w:rPr>
              <w:instrText xml:space="preserve"> </w:instrText>
            </w:r>
            <w:r>
              <w:rPr>
                <w:noProof/>
              </w:rPr>
              <w:instrText>HYPERLINK \l "_Toc12879139"</w:instrText>
            </w:r>
            <w:r w:rsidRPr="00835FBC">
              <w:rPr>
                <w:rStyle w:val="Hyperlink"/>
                <w:noProof/>
              </w:rPr>
              <w:instrText xml:space="preserve"> </w:instrText>
            </w:r>
            <w:r w:rsidRPr="00835FBC">
              <w:rPr>
                <w:rStyle w:val="Hyperlink"/>
                <w:noProof/>
              </w:rPr>
              <w:fldChar w:fldCharType="separate"/>
            </w:r>
            <w:r w:rsidRPr="00835FBC">
              <w:rPr>
                <w:rStyle w:val="Hyperlink"/>
                <w:noProof/>
              </w:rPr>
              <w:t>Section 11: RTC</w:t>
            </w:r>
            <w:r>
              <w:rPr>
                <w:noProof/>
                <w:webHidden/>
              </w:rPr>
              <w:tab/>
            </w:r>
            <w:r>
              <w:rPr>
                <w:noProof/>
                <w:webHidden/>
              </w:rPr>
              <w:fldChar w:fldCharType="begin"/>
            </w:r>
            <w:r>
              <w:rPr>
                <w:noProof/>
                <w:webHidden/>
              </w:rPr>
              <w:instrText xml:space="preserve"> PAGEREF _Toc12879139 \h </w:instrText>
            </w:r>
          </w:ins>
          <w:r>
            <w:rPr>
              <w:noProof/>
              <w:webHidden/>
            </w:rPr>
          </w:r>
          <w:r>
            <w:rPr>
              <w:noProof/>
              <w:webHidden/>
            </w:rPr>
            <w:fldChar w:fldCharType="separate"/>
          </w:r>
          <w:ins w:id="54" w:author="Chandrasekaran, Pradeep" w:date="2019-07-01T13:11:00Z">
            <w:r>
              <w:rPr>
                <w:noProof/>
                <w:webHidden/>
              </w:rPr>
              <w:t>11</w:t>
            </w:r>
            <w:r>
              <w:rPr>
                <w:noProof/>
                <w:webHidden/>
              </w:rPr>
              <w:fldChar w:fldCharType="end"/>
            </w:r>
            <w:r w:rsidRPr="00835FBC">
              <w:rPr>
                <w:rStyle w:val="Hyperlink"/>
                <w:noProof/>
              </w:rPr>
              <w:fldChar w:fldCharType="end"/>
            </w:r>
          </w:ins>
        </w:p>
        <w:p w14:paraId="413A270F" w14:textId="7DE1E78D" w:rsidR="00DA72EA" w:rsidDel="00E8494F" w:rsidRDefault="00DA72EA">
          <w:pPr>
            <w:pStyle w:val="TOC1"/>
            <w:tabs>
              <w:tab w:val="right" w:leader="dot" w:pos="10214"/>
            </w:tabs>
            <w:rPr>
              <w:del w:id="55" w:author="Chandrasekaran, Pradeep" w:date="2019-07-01T12:58:00Z"/>
              <w:rFonts w:eastAsiaTheme="minorEastAsia"/>
              <w:noProof/>
              <w:sz w:val="24"/>
              <w:szCs w:val="24"/>
              <w:lang w:val="en-IN"/>
            </w:rPr>
          </w:pPr>
          <w:del w:id="56" w:author="Chandrasekaran, Pradeep" w:date="2019-07-01T12:58:00Z">
            <w:r w:rsidRPr="00E8494F" w:rsidDel="00E8494F">
              <w:rPr>
                <w:rStyle w:val="Hyperlink"/>
                <w:noProof/>
              </w:rPr>
              <w:delText>Revision History</w:delText>
            </w:r>
            <w:r w:rsidDel="00E8494F">
              <w:rPr>
                <w:noProof/>
                <w:webHidden/>
              </w:rPr>
              <w:tab/>
              <w:delText>1</w:delText>
            </w:r>
          </w:del>
        </w:p>
        <w:p w14:paraId="6EF9397F" w14:textId="5CCF4FB1" w:rsidR="00DA72EA" w:rsidDel="00E8494F" w:rsidRDefault="00DA72EA">
          <w:pPr>
            <w:pStyle w:val="TOC3"/>
            <w:tabs>
              <w:tab w:val="right" w:leader="dot" w:pos="10214"/>
            </w:tabs>
            <w:rPr>
              <w:del w:id="57" w:author="Chandrasekaran, Pradeep" w:date="2019-07-01T12:58:00Z"/>
              <w:rFonts w:eastAsiaTheme="minorEastAsia"/>
              <w:noProof/>
              <w:sz w:val="24"/>
              <w:szCs w:val="24"/>
              <w:lang w:val="en-IN"/>
            </w:rPr>
          </w:pPr>
          <w:del w:id="58" w:author="Chandrasekaran, Pradeep" w:date="2019-07-01T12:58:00Z">
            <w:r w:rsidRPr="00E8494F" w:rsidDel="00E8494F">
              <w:rPr>
                <w:rStyle w:val="Hyperlink"/>
                <w:noProof/>
              </w:rPr>
              <w:delText>Date</w:delText>
            </w:r>
            <w:r w:rsidDel="00E8494F">
              <w:rPr>
                <w:noProof/>
                <w:webHidden/>
              </w:rPr>
              <w:tab/>
              <w:delText>1</w:delText>
            </w:r>
          </w:del>
        </w:p>
        <w:p w14:paraId="6A1FAF2D" w14:textId="0A718D76" w:rsidR="00DA72EA" w:rsidDel="00E8494F" w:rsidRDefault="00DA72EA">
          <w:pPr>
            <w:pStyle w:val="TOC3"/>
            <w:tabs>
              <w:tab w:val="right" w:leader="dot" w:pos="10214"/>
            </w:tabs>
            <w:rPr>
              <w:del w:id="59" w:author="Chandrasekaran, Pradeep" w:date="2019-07-01T12:58:00Z"/>
              <w:rFonts w:eastAsiaTheme="minorEastAsia"/>
              <w:noProof/>
              <w:sz w:val="24"/>
              <w:szCs w:val="24"/>
              <w:lang w:val="en-IN"/>
            </w:rPr>
          </w:pPr>
          <w:del w:id="60" w:author="Chandrasekaran, Pradeep" w:date="2019-07-01T12:58:00Z">
            <w:r w:rsidRPr="00E8494F" w:rsidDel="00E8494F">
              <w:rPr>
                <w:rStyle w:val="Hyperlink"/>
                <w:noProof/>
              </w:rPr>
              <w:delText>Version</w:delText>
            </w:r>
            <w:r w:rsidDel="00E8494F">
              <w:rPr>
                <w:noProof/>
                <w:webHidden/>
              </w:rPr>
              <w:tab/>
              <w:delText>1</w:delText>
            </w:r>
          </w:del>
        </w:p>
        <w:p w14:paraId="5C903CDE" w14:textId="316E56FE" w:rsidR="00DA72EA" w:rsidDel="00E8494F" w:rsidRDefault="00DA72EA">
          <w:pPr>
            <w:pStyle w:val="TOC3"/>
            <w:tabs>
              <w:tab w:val="right" w:leader="dot" w:pos="10214"/>
            </w:tabs>
            <w:rPr>
              <w:del w:id="61" w:author="Chandrasekaran, Pradeep" w:date="2019-07-01T12:58:00Z"/>
              <w:rFonts w:eastAsiaTheme="minorEastAsia"/>
              <w:noProof/>
              <w:sz w:val="24"/>
              <w:szCs w:val="24"/>
              <w:lang w:val="en-IN"/>
            </w:rPr>
          </w:pPr>
          <w:del w:id="62" w:author="Chandrasekaran, Pradeep" w:date="2019-07-01T12:58:00Z">
            <w:r w:rsidRPr="00E8494F" w:rsidDel="00E8494F">
              <w:rPr>
                <w:rStyle w:val="Hyperlink"/>
                <w:noProof/>
              </w:rPr>
              <w:delText>Description of Revision</w:delText>
            </w:r>
            <w:r w:rsidDel="00E8494F">
              <w:rPr>
                <w:noProof/>
                <w:webHidden/>
              </w:rPr>
              <w:tab/>
              <w:delText>1</w:delText>
            </w:r>
          </w:del>
        </w:p>
        <w:p w14:paraId="247C0397" w14:textId="3C4190F6" w:rsidR="00DA72EA" w:rsidDel="00E8494F" w:rsidRDefault="00DA72EA">
          <w:pPr>
            <w:pStyle w:val="TOC1"/>
            <w:tabs>
              <w:tab w:val="right" w:leader="dot" w:pos="10214"/>
            </w:tabs>
            <w:rPr>
              <w:del w:id="63" w:author="Chandrasekaran, Pradeep" w:date="2019-07-01T12:58:00Z"/>
              <w:rFonts w:eastAsiaTheme="minorEastAsia"/>
              <w:noProof/>
              <w:sz w:val="24"/>
              <w:szCs w:val="24"/>
              <w:lang w:val="en-IN"/>
            </w:rPr>
          </w:pPr>
          <w:del w:id="64" w:author="Chandrasekaran, Pradeep" w:date="2019-07-01T12:58:00Z">
            <w:r w:rsidRPr="00E8494F" w:rsidDel="00E8494F">
              <w:rPr>
                <w:rStyle w:val="Hyperlink"/>
                <w:noProof/>
              </w:rPr>
              <w:delText>Specification Details</w:delText>
            </w:r>
            <w:r w:rsidDel="00E8494F">
              <w:rPr>
                <w:noProof/>
                <w:webHidden/>
              </w:rPr>
              <w:tab/>
              <w:delText>2</w:delText>
            </w:r>
          </w:del>
        </w:p>
        <w:p w14:paraId="44A283C2" w14:textId="7D0C18B1" w:rsidR="00DA72EA" w:rsidDel="00E8494F" w:rsidRDefault="00DA72EA">
          <w:pPr>
            <w:pStyle w:val="TOC2"/>
            <w:tabs>
              <w:tab w:val="right" w:leader="dot" w:pos="10214"/>
            </w:tabs>
            <w:rPr>
              <w:del w:id="65" w:author="Chandrasekaran, Pradeep" w:date="2019-07-01T12:58:00Z"/>
              <w:rFonts w:eastAsiaTheme="minorEastAsia"/>
              <w:noProof/>
              <w:sz w:val="24"/>
              <w:szCs w:val="24"/>
              <w:lang w:val="en-IN"/>
            </w:rPr>
          </w:pPr>
          <w:del w:id="66" w:author="Chandrasekaran, Pradeep" w:date="2019-07-01T12:58:00Z">
            <w:r w:rsidRPr="00E8494F" w:rsidDel="00E8494F">
              <w:rPr>
                <w:rStyle w:val="Hyperlink"/>
                <w:noProof/>
              </w:rPr>
              <w:delText>Section 1: Splash screen</w:delText>
            </w:r>
            <w:r w:rsidDel="00E8494F">
              <w:rPr>
                <w:noProof/>
                <w:webHidden/>
              </w:rPr>
              <w:tab/>
              <w:delText>2</w:delText>
            </w:r>
          </w:del>
        </w:p>
        <w:p w14:paraId="29A58364" w14:textId="0F0D6536" w:rsidR="00DA72EA" w:rsidDel="00E8494F" w:rsidRDefault="00DA72EA">
          <w:pPr>
            <w:pStyle w:val="TOC2"/>
            <w:tabs>
              <w:tab w:val="right" w:leader="dot" w:pos="10214"/>
            </w:tabs>
            <w:rPr>
              <w:del w:id="67" w:author="Chandrasekaran, Pradeep" w:date="2019-07-01T12:58:00Z"/>
              <w:rFonts w:eastAsiaTheme="minorEastAsia"/>
              <w:noProof/>
              <w:sz w:val="24"/>
              <w:szCs w:val="24"/>
              <w:lang w:val="en-IN"/>
            </w:rPr>
          </w:pPr>
          <w:del w:id="68" w:author="Chandrasekaran, Pradeep" w:date="2019-07-01T12:58:00Z">
            <w:r w:rsidRPr="00E8494F" w:rsidDel="00E8494F">
              <w:rPr>
                <w:rStyle w:val="Hyperlink"/>
                <w:noProof/>
              </w:rPr>
              <w:delText>Section 2:  Device Scanning Screen</w:delText>
            </w:r>
            <w:r w:rsidDel="00E8494F">
              <w:rPr>
                <w:noProof/>
                <w:webHidden/>
              </w:rPr>
              <w:tab/>
              <w:delText>3</w:delText>
            </w:r>
          </w:del>
        </w:p>
        <w:p w14:paraId="4DAE6BF8" w14:textId="3119ABB9" w:rsidR="00DA72EA" w:rsidDel="00E8494F" w:rsidRDefault="00DA72EA">
          <w:pPr>
            <w:pStyle w:val="TOC2"/>
            <w:tabs>
              <w:tab w:val="right" w:leader="dot" w:pos="10214"/>
            </w:tabs>
            <w:rPr>
              <w:del w:id="69" w:author="Chandrasekaran, Pradeep" w:date="2019-07-01T12:58:00Z"/>
              <w:rFonts w:eastAsiaTheme="minorEastAsia"/>
              <w:noProof/>
              <w:sz w:val="24"/>
              <w:szCs w:val="24"/>
              <w:lang w:val="en-IN"/>
            </w:rPr>
          </w:pPr>
          <w:del w:id="70" w:author="Chandrasekaran, Pradeep" w:date="2019-07-01T12:58:00Z">
            <w:r w:rsidRPr="00E8494F" w:rsidDel="00E8494F">
              <w:rPr>
                <w:rStyle w:val="Hyperlink"/>
                <w:noProof/>
              </w:rPr>
              <w:delText>Section 3: Login screen</w:delText>
            </w:r>
            <w:r w:rsidDel="00E8494F">
              <w:rPr>
                <w:noProof/>
                <w:webHidden/>
              </w:rPr>
              <w:tab/>
              <w:delText>4</w:delText>
            </w:r>
          </w:del>
        </w:p>
        <w:p w14:paraId="3770DE5D" w14:textId="68EAE027" w:rsidR="00DA72EA" w:rsidDel="00E8494F" w:rsidRDefault="00DA72EA">
          <w:pPr>
            <w:pStyle w:val="TOC2"/>
            <w:tabs>
              <w:tab w:val="right" w:leader="dot" w:pos="10214"/>
            </w:tabs>
            <w:rPr>
              <w:del w:id="71" w:author="Chandrasekaran, Pradeep" w:date="2019-07-01T12:58:00Z"/>
              <w:rFonts w:eastAsiaTheme="minorEastAsia"/>
              <w:noProof/>
              <w:sz w:val="24"/>
              <w:szCs w:val="24"/>
              <w:lang w:val="en-IN"/>
            </w:rPr>
          </w:pPr>
          <w:del w:id="72" w:author="Chandrasekaran, Pradeep" w:date="2019-07-01T12:58:00Z">
            <w:r w:rsidRPr="00E8494F" w:rsidDel="00E8494F">
              <w:rPr>
                <w:rStyle w:val="Hyperlink"/>
                <w:noProof/>
              </w:rPr>
              <w:delText>Section 4: Devices screen</w:delText>
            </w:r>
            <w:r w:rsidDel="00E8494F">
              <w:rPr>
                <w:noProof/>
                <w:webHidden/>
              </w:rPr>
              <w:tab/>
              <w:delText>5</w:delText>
            </w:r>
          </w:del>
        </w:p>
        <w:p w14:paraId="000F6464" w14:textId="45012C96" w:rsidR="00DA72EA" w:rsidDel="00E8494F" w:rsidRDefault="00DA72EA">
          <w:pPr>
            <w:pStyle w:val="TOC2"/>
            <w:tabs>
              <w:tab w:val="right" w:leader="dot" w:pos="10214"/>
            </w:tabs>
            <w:rPr>
              <w:del w:id="73" w:author="Chandrasekaran, Pradeep" w:date="2019-07-01T12:58:00Z"/>
              <w:rFonts w:eastAsiaTheme="minorEastAsia"/>
              <w:noProof/>
              <w:sz w:val="24"/>
              <w:szCs w:val="24"/>
              <w:lang w:val="en-IN"/>
            </w:rPr>
          </w:pPr>
          <w:del w:id="74" w:author="Chandrasekaran, Pradeep" w:date="2019-07-01T12:58:00Z">
            <w:r w:rsidRPr="00E8494F" w:rsidDel="00E8494F">
              <w:rPr>
                <w:rStyle w:val="Hyperlink"/>
                <w:noProof/>
              </w:rPr>
              <w:delText>Section 5: Main / Dashboard screen</w:delText>
            </w:r>
            <w:r w:rsidDel="00E8494F">
              <w:rPr>
                <w:noProof/>
                <w:webHidden/>
              </w:rPr>
              <w:tab/>
              <w:delText>6</w:delText>
            </w:r>
          </w:del>
        </w:p>
        <w:p w14:paraId="698AF232" w14:textId="0CF54EC5" w:rsidR="00DA72EA" w:rsidDel="00E8494F" w:rsidRDefault="00DA72EA">
          <w:pPr>
            <w:pStyle w:val="TOC2"/>
            <w:tabs>
              <w:tab w:val="right" w:leader="dot" w:pos="10214"/>
            </w:tabs>
            <w:rPr>
              <w:del w:id="75" w:author="Chandrasekaran, Pradeep" w:date="2019-07-01T12:58:00Z"/>
              <w:rFonts w:eastAsiaTheme="minorEastAsia"/>
              <w:noProof/>
              <w:sz w:val="24"/>
              <w:szCs w:val="24"/>
              <w:lang w:val="en-IN"/>
            </w:rPr>
          </w:pPr>
          <w:del w:id="76" w:author="Chandrasekaran, Pradeep" w:date="2019-07-01T12:58:00Z">
            <w:r w:rsidRPr="00E8494F" w:rsidDel="00E8494F">
              <w:rPr>
                <w:rStyle w:val="Hyperlink"/>
                <w:noProof/>
              </w:rPr>
              <w:delText>Section 6: Read parameter screen</w:delText>
            </w:r>
            <w:r w:rsidDel="00E8494F">
              <w:rPr>
                <w:noProof/>
                <w:webHidden/>
              </w:rPr>
              <w:tab/>
              <w:delText>7</w:delText>
            </w:r>
          </w:del>
        </w:p>
        <w:p w14:paraId="127A45E7" w14:textId="490FDD89" w:rsidR="00DA72EA" w:rsidDel="00E8494F" w:rsidRDefault="00DA72EA">
          <w:pPr>
            <w:pStyle w:val="TOC2"/>
            <w:tabs>
              <w:tab w:val="right" w:leader="dot" w:pos="10214"/>
            </w:tabs>
            <w:rPr>
              <w:del w:id="77" w:author="Chandrasekaran, Pradeep" w:date="2019-07-01T12:58:00Z"/>
              <w:rFonts w:eastAsiaTheme="minorEastAsia"/>
              <w:noProof/>
              <w:sz w:val="24"/>
              <w:szCs w:val="24"/>
              <w:lang w:val="en-IN"/>
            </w:rPr>
          </w:pPr>
          <w:del w:id="78" w:author="Chandrasekaran, Pradeep" w:date="2019-07-01T12:58:00Z">
            <w:r w:rsidRPr="00E8494F" w:rsidDel="00E8494F">
              <w:rPr>
                <w:rStyle w:val="Hyperlink"/>
                <w:noProof/>
              </w:rPr>
              <w:delText>Section 7: Read event screen</w:delText>
            </w:r>
            <w:r w:rsidDel="00E8494F">
              <w:rPr>
                <w:noProof/>
                <w:webHidden/>
              </w:rPr>
              <w:tab/>
              <w:delText>8</w:delText>
            </w:r>
          </w:del>
        </w:p>
        <w:p w14:paraId="77D878F2" w14:textId="0DA65864" w:rsidR="00DA72EA" w:rsidDel="00E8494F" w:rsidRDefault="00DA72EA">
          <w:pPr>
            <w:pStyle w:val="TOC2"/>
            <w:tabs>
              <w:tab w:val="right" w:leader="dot" w:pos="10214"/>
            </w:tabs>
            <w:rPr>
              <w:del w:id="79" w:author="Chandrasekaran, Pradeep" w:date="2019-07-01T12:58:00Z"/>
              <w:rFonts w:eastAsiaTheme="minorEastAsia"/>
              <w:noProof/>
              <w:sz w:val="24"/>
              <w:szCs w:val="24"/>
              <w:lang w:val="en-IN"/>
            </w:rPr>
          </w:pPr>
          <w:del w:id="80" w:author="Chandrasekaran, Pradeep" w:date="2019-07-01T12:58:00Z">
            <w:r w:rsidRPr="00E8494F" w:rsidDel="00E8494F">
              <w:rPr>
                <w:rStyle w:val="Hyperlink"/>
                <w:noProof/>
              </w:rPr>
              <w:delText>Section 8: Write parameter screen</w:delText>
            </w:r>
            <w:r w:rsidDel="00E8494F">
              <w:rPr>
                <w:noProof/>
                <w:webHidden/>
              </w:rPr>
              <w:tab/>
              <w:delText>9</w:delText>
            </w:r>
          </w:del>
        </w:p>
        <w:p w14:paraId="46A4C770" w14:textId="21A5D302" w:rsidR="00DA72EA" w:rsidDel="00E8494F" w:rsidRDefault="00DA72EA">
          <w:pPr>
            <w:pStyle w:val="TOC2"/>
            <w:tabs>
              <w:tab w:val="right" w:leader="dot" w:pos="10214"/>
            </w:tabs>
            <w:rPr>
              <w:del w:id="81" w:author="Chandrasekaran, Pradeep" w:date="2019-07-01T12:58:00Z"/>
              <w:rFonts w:eastAsiaTheme="minorEastAsia"/>
              <w:noProof/>
              <w:sz w:val="24"/>
              <w:szCs w:val="24"/>
              <w:lang w:val="en-IN"/>
            </w:rPr>
          </w:pPr>
          <w:del w:id="82" w:author="Chandrasekaran, Pradeep" w:date="2019-07-01T12:58:00Z">
            <w:r w:rsidRPr="00E8494F" w:rsidDel="00E8494F">
              <w:rPr>
                <w:rStyle w:val="Hyperlink"/>
                <w:noProof/>
              </w:rPr>
              <w:delText>Section 9: Write sub-parameter screen</w:delText>
            </w:r>
            <w:r w:rsidDel="00E8494F">
              <w:rPr>
                <w:noProof/>
                <w:webHidden/>
              </w:rPr>
              <w:tab/>
              <w:delText>10</w:delText>
            </w:r>
          </w:del>
        </w:p>
        <w:p w14:paraId="3A83E057" w14:textId="47F9161F" w:rsidR="00DA72EA" w:rsidDel="00E8494F" w:rsidRDefault="00DA72EA">
          <w:pPr>
            <w:pStyle w:val="TOC2"/>
            <w:tabs>
              <w:tab w:val="right" w:leader="dot" w:pos="10214"/>
            </w:tabs>
            <w:rPr>
              <w:del w:id="83" w:author="Chandrasekaran, Pradeep" w:date="2019-07-01T12:58:00Z"/>
              <w:rFonts w:eastAsiaTheme="minorEastAsia"/>
              <w:noProof/>
              <w:sz w:val="24"/>
              <w:szCs w:val="24"/>
              <w:lang w:val="en-IN"/>
            </w:rPr>
          </w:pPr>
          <w:del w:id="84" w:author="Chandrasekaran, Pradeep" w:date="2019-07-01T12:58:00Z">
            <w:r w:rsidRPr="00E8494F" w:rsidDel="00E8494F">
              <w:rPr>
                <w:rStyle w:val="Hyperlink"/>
                <w:noProof/>
              </w:rPr>
              <w:delText>Section 10: Write sub-parameter value change screen</w:delText>
            </w:r>
            <w:r w:rsidDel="00E8494F">
              <w:rPr>
                <w:noProof/>
                <w:webHidden/>
              </w:rPr>
              <w:tab/>
              <w:delText>11</w:delText>
            </w:r>
          </w:del>
        </w:p>
        <w:p w14:paraId="036A0A53" w14:textId="5C804DEB" w:rsidR="00BC0232" w:rsidRDefault="00BC0232">
          <w:r>
            <w:rPr>
              <w:b/>
              <w:bCs/>
              <w:noProof/>
            </w:rPr>
            <w:fldChar w:fldCharType="end"/>
          </w:r>
        </w:p>
      </w:sdtContent>
    </w:sdt>
    <w:p w14:paraId="161AC2A2" w14:textId="77777777" w:rsidR="00BC0232" w:rsidRDefault="00BC0232"/>
    <w:p w14:paraId="1BA98856" w14:textId="77777777" w:rsidR="00C1107D" w:rsidRDefault="00166A04" w:rsidP="00166A04">
      <w:pPr>
        <w:pStyle w:val="Heading1"/>
      </w:pPr>
      <w:bookmarkStart w:id="85" w:name="_Toc12879128"/>
      <w:r>
        <w:lastRenderedPageBreak/>
        <w:t>Specification Details</w:t>
      </w:r>
      <w:bookmarkEnd w:id="85"/>
    </w:p>
    <w:p w14:paraId="51E009A8" w14:textId="77777777" w:rsidR="00166A04" w:rsidRPr="00166A04" w:rsidRDefault="00166A04" w:rsidP="00166A04"/>
    <w:p w14:paraId="1ADF57A3" w14:textId="5E7DCE96" w:rsidR="00C1107D" w:rsidRDefault="00C1107D" w:rsidP="002D6308">
      <w:pPr>
        <w:pStyle w:val="Heading2"/>
      </w:pPr>
      <w:bookmarkStart w:id="86" w:name="_Toc12879129"/>
      <w:r>
        <w:t xml:space="preserve">Section </w:t>
      </w:r>
      <w:r w:rsidR="0099747A">
        <w:t>1: Splash screen</w:t>
      </w:r>
      <w:bookmarkEnd w:id="86"/>
    </w:p>
    <w:p w14:paraId="0531C762" w14:textId="54940459" w:rsidR="00C1107D" w:rsidRDefault="00C1107D">
      <w:r w:rsidRPr="00C1107D">
        <w:rPr>
          <w:noProof/>
        </w:rPr>
        <w:t xml:space="preserve"> </w:t>
      </w:r>
      <w:r w:rsidR="00166A04">
        <w:rPr>
          <w:noProof/>
        </w:rPr>
        <w:t xml:space="preserve">  </w:t>
      </w:r>
      <w:r w:rsidR="00955E3C">
        <w:rPr>
          <w:noProof/>
        </w:rPr>
        <w:drawing>
          <wp:inline distT="0" distB="0" distL="0" distR="0" wp14:anchorId="4D77B4E1" wp14:editId="50E43F9D">
            <wp:extent cx="2164360" cy="4051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9 at 11.32.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4863" cy="4221273"/>
                    </a:xfrm>
                    <a:prstGeom prst="rect">
                      <a:avLst/>
                    </a:prstGeom>
                  </pic:spPr>
                </pic:pic>
              </a:graphicData>
            </a:graphic>
          </wp:inline>
        </w:drawing>
      </w:r>
    </w:p>
    <w:p w14:paraId="61BAB2CC" w14:textId="77777777" w:rsidR="0041123A" w:rsidRDefault="00C1107D" w:rsidP="00D127A0">
      <w:pPr>
        <w:pStyle w:val="ListParagraph"/>
        <w:numPr>
          <w:ilvl w:val="0"/>
          <w:numId w:val="17"/>
        </w:numPr>
      </w:pPr>
      <w:r>
        <w:t>displays logo and title as specified by client (</w:t>
      </w:r>
      <w:r w:rsidRPr="00C1107D">
        <w:rPr>
          <w:highlight w:val="yellow"/>
        </w:rPr>
        <w:t>TBD</w:t>
      </w:r>
      <w:r>
        <w:t>)</w:t>
      </w:r>
    </w:p>
    <w:p w14:paraId="526A1ECA" w14:textId="77777777" w:rsidR="00C1107D" w:rsidRDefault="00C1107D" w:rsidP="00D127A0">
      <w:pPr>
        <w:pStyle w:val="ListParagraph"/>
        <w:numPr>
          <w:ilvl w:val="1"/>
          <w:numId w:val="17"/>
        </w:numPr>
      </w:pPr>
      <w:r>
        <w:t>displays immediately upon start of the app</w:t>
      </w:r>
    </w:p>
    <w:p w14:paraId="4C2C0DB0" w14:textId="77777777" w:rsidR="00C1107D" w:rsidRDefault="00C1107D" w:rsidP="00D127A0">
      <w:pPr>
        <w:pStyle w:val="ListParagraph"/>
        <w:numPr>
          <w:ilvl w:val="2"/>
          <w:numId w:val="17"/>
        </w:numPr>
      </w:pPr>
      <w:r>
        <w:t>remains visible until app is fully loaded, at which time it is:</w:t>
      </w:r>
    </w:p>
    <w:p w14:paraId="5115FEC4" w14:textId="7B942642" w:rsidR="00C1107D" w:rsidRDefault="00C1107D" w:rsidP="00D127A0">
      <w:pPr>
        <w:pStyle w:val="ListParagraph"/>
        <w:numPr>
          <w:ilvl w:val="2"/>
          <w:numId w:val="17"/>
        </w:numPr>
      </w:pPr>
      <w:r>
        <w:t xml:space="preserve">replaced by default screen </w:t>
      </w:r>
      <w:r w:rsidR="00B160C9">
        <w:t xml:space="preserve">(see Section </w:t>
      </w:r>
      <w:r w:rsidR="002936A4">
        <w:t>2</w:t>
      </w:r>
      <w:r w:rsidR="00B160C9">
        <w:t>)</w:t>
      </w:r>
    </w:p>
    <w:p w14:paraId="53DB7946" w14:textId="77777777" w:rsidR="003049AB" w:rsidRDefault="003049AB"/>
    <w:p w14:paraId="60E85A68" w14:textId="081576EC" w:rsidR="00CC46D0" w:rsidRDefault="00CC46D0" w:rsidP="00CC46D0">
      <w:pPr>
        <w:pStyle w:val="Heading2"/>
        <w:rPr>
          <w:moveTo w:id="87" w:author="Chandrasekaran, Pradeep" w:date="2019-07-01T12:47:00Z"/>
        </w:rPr>
      </w:pPr>
      <w:bookmarkStart w:id="88" w:name="_Toc12879130"/>
      <w:moveToRangeStart w:id="89" w:author="Chandrasekaran, Pradeep" w:date="2019-07-01T12:47:00Z" w:name="move12877662"/>
      <w:moveTo w:id="90" w:author="Chandrasekaran, Pradeep" w:date="2019-07-01T12:47:00Z">
        <w:r>
          <w:lastRenderedPageBreak/>
          <w:t xml:space="preserve">Section </w:t>
        </w:r>
      </w:moveTo>
      <w:ins w:id="91" w:author="Chandrasekaran, Pradeep" w:date="2019-07-01T12:47:00Z">
        <w:r>
          <w:t>2</w:t>
        </w:r>
      </w:ins>
      <w:moveTo w:id="92" w:author="Chandrasekaran, Pradeep" w:date="2019-07-01T12:47:00Z">
        <w:del w:id="93" w:author="Chandrasekaran, Pradeep" w:date="2019-07-01T12:47:00Z">
          <w:r w:rsidDel="00CC46D0">
            <w:delText>3</w:delText>
          </w:r>
        </w:del>
        <w:r>
          <w:t>: Login screen</w:t>
        </w:r>
        <w:bookmarkEnd w:id="88"/>
        <w:r>
          <w:t xml:space="preserve"> </w:t>
        </w:r>
      </w:moveTo>
    </w:p>
    <w:p w14:paraId="4CE12298" w14:textId="77777777" w:rsidR="00CC46D0" w:rsidRDefault="00CC46D0" w:rsidP="00CC46D0">
      <w:pPr>
        <w:rPr>
          <w:moveTo w:id="94" w:author="Chandrasekaran, Pradeep" w:date="2019-07-01T12:47:00Z"/>
        </w:rPr>
      </w:pPr>
      <w:moveTo w:id="95" w:author="Chandrasekaran, Pradeep" w:date="2019-07-01T12:47:00Z">
        <w:r>
          <w:rPr>
            <w:noProof/>
          </w:rPr>
          <w:drawing>
            <wp:inline distT="0" distB="0" distL="0" distR="0" wp14:anchorId="4B06E10D" wp14:editId="61F498EC">
              <wp:extent cx="2162446" cy="4144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6-29 at 11.32.3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1918" cy="4200641"/>
                      </a:xfrm>
                      <a:prstGeom prst="rect">
                        <a:avLst/>
                      </a:prstGeom>
                    </pic:spPr>
                  </pic:pic>
                </a:graphicData>
              </a:graphic>
            </wp:inline>
          </w:drawing>
        </w:r>
      </w:moveTo>
    </w:p>
    <w:p w14:paraId="73F900C0" w14:textId="492C2205" w:rsidR="00CC46D0" w:rsidRDefault="00CC46D0" w:rsidP="00CC46D0">
      <w:pPr>
        <w:pStyle w:val="ListParagraph"/>
        <w:numPr>
          <w:ilvl w:val="0"/>
          <w:numId w:val="17"/>
        </w:numPr>
        <w:rPr>
          <w:moveTo w:id="96" w:author="Chandrasekaran, Pradeep" w:date="2019-07-01T12:47:00Z"/>
        </w:rPr>
      </w:pPr>
      <w:moveTo w:id="97" w:author="Chandrasekaran, Pradeep" w:date="2019-07-01T12:47:00Z">
        <w:r>
          <w:t xml:space="preserve">Displays </w:t>
        </w:r>
        <w:del w:id="98" w:author="Chandrasekaran, Pradeep" w:date="2019-07-01T12:48:00Z">
          <w:r w:rsidDel="00CC46D0">
            <w:delText>when user taps login butto</w:delText>
          </w:r>
        </w:del>
      </w:moveTo>
      <w:ins w:id="99" w:author="Chandrasekaran, Pradeep" w:date="2019-07-01T12:48:00Z">
        <w:r>
          <w:t xml:space="preserve">automatically after </w:t>
        </w:r>
      </w:ins>
      <w:ins w:id="100" w:author="Chandrasekaran, Pradeep" w:date="2019-07-01T12:49:00Z">
        <w:r>
          <w:t>few seconds from the splash screen</w:t>
        </w:r>
      </w:ins>
      <w:moveTo w:id="101" w:author="Chandrasekaran, Pradeep" w:date="2019-07-01T12:47:00Z">
        <w:del w:id="102" w:author="Chandrasekaran, Pradeep" w:date="2019-07-01T12:48:00Z">
          <w:r w:rsidDel="00CC46D0">
            <w:delText>n</w:delText>
          </w:r>
        </w:del>
      </w:moveTo>
    </w:p>
    <w:p w14:paraId="329EB64B" w14:textId="18C230FA" w:rsidR="00CC46D0" w:rsidDel="00CC46D0" w:rsidRDefault="00CC46D0" w:rsidP="00CC46D0">
      <w:pPr>
        <w:pStyle w:val="ListParagraph"/>
        <w:numPr>
          <w:ilvl w:val="1"/>
          <w:numId w:val="17"/>
        </w:numPr>
        <w:rPr>
          <w:del w:id="103" w:author="Chandrasekaran, Pradeep" w:date="2019-07-01T12:49:00Z"/>
          <w:moveTo w:id="104" w:author="Chandrasekaran, Pradeep" w:date="2019-07-01T12:47:00Z"/>
        </w:rPr>
      </w:pPr>
      <w:moveTo w:id="105" w:author="Chandrasekaran, Pradeep" w:date="2019-07-01T12:47:00Z">
        <w:del w:id="106" w:author="Chandrasekaran, Pradeep" w:date="2019-07-01T12:49:00Z">
          <w:r w:rsidDel="00CC46D0">
            <w:delText>Modal displays over any screen when icon is tapped.</w:delText>
          </w:r>
        </w:del>
      </w:moveTo>
    </w:p>
    <w:p w14:paraId="0DC42E7F" w14:textId="77777777" w:rsidR="00CC46D0" w:rsidRDefault="00CC46D0" w:rsidP="00CC46D0">
      <w:pPr>
        <w:pStyle w:val="ListParagraph"/>
        <w:numPr>
          <w:ilvl w:val="1"/>
          <w:numId w:val="17"/>
        </w:numPr>
        <w:rPr>
          <w:moveTo w:id="107" w:author="Chandrasekaran, Pradeep" w:date="2019-07-01T12:47:00Z"/>
        </w:rPr>
      </w:pPr>
      <w:moveTo w:id="108" w:author="Chandrasekaran, Pradeep" w:date="2019-07-01T12:47:00Z">
        <w:r>
          <w:t>Title = “Login”</w:t>
        </w:r>
      </w:moveTo>
    </w:p>
    <w:p w14:paraId="3A386A0C" w14:textId="77777777" w:rsidR="00CC46D0" w:rsidRDefault="00CC46D0" w:rsidP="00CC46D0">
      <w:pPr>
        <w:pStyle w:val="ListParagraph"/>
        <w:numPr>
          <w:ilvl w:val="1"/>
          <w:numId w:val="17"/>
        </w:numPr>
        <w:rPr>
          <w:moveTo w:id="109" w:author="Chandrasekaran, Pradeep" w:date="2019-07-01T12:47:00Z"/>
        </w:rPr>
      </w:pPr>
      <w:moveTo w:id="110" w:author="Chandrasekaran, Pradeep" w:date="2019-07-01T12:47:00Z">
        <w:r>
          <w:t>Username &amp; Password:</w:t>
        </w:r>
      </w:moveTo>
    </w:p>
    <w:p w14:paraId="214912C5" w14:textId="77777777" w:rsidR="00CC46D0" w:rsidRDefault="00CC46D0" w:rsidP="00CC46D0">
      <w:pPr>
        <w:pStyle w:val="ListParagraph"/>
        <w:numPr>
          <w:ilvl w:val="2"/>
          <w:numId w:val="17"/>
        </w:numPr>
        <w:rPr>
          <w:moveTo w:id="111" w:author="Chandrasekaran, Pradeep" w:date="2019-07-01T12:47:00Z"/>
        </w:rPr>
      </w:pPr>
      <w:moveTo w:id="112" w:author="Chandrasekaran, Pradeep" w:date="2019-07-01T12:47:00Z">
        <w:r>
          <w:t>Username = Select username from the available dropdown menu</w:t>
        </w:r>
      </w:moveTo>
    </w:p>
    <w:p w14:paraId="0B61E331" w14:textId="77777777" w:rsidR="00CC46D0" w:rsidRDefault="00CC46D0" w:rsidP="00CC46D0">
      <w:pPr>
        <w:pStyle w:val="ListParagraph"/>
        <w:numPr>
          <w:ilvl w:val="2"/>
          <w:numId w:val="17"/>
        </w:numPr>
        <w:rPr>
          <w:moveTo w:id="113" w:author="Chandrasekaran, Pradeep" w:date="2019-07-01T12:47:00Z"/>
        </w:rPr>
      </w:pPr>
      <w:moveTo w:id="114" w:author="Chandrasekaran, Pradeep" w:date="2019-07-01T12:47:00Z">
        <w:r>
          <w:t>Password = User need to enter the selected username’s password to be authenticated</w:t>
        </w:r>
      </w:moveTo>
    </w:p>
    <w:p w14:paraId="45557730" w14:textId="77777777" w:rsidR="00CC46D0" w:rsidRDefault="00CC46D0" w:rsidP="00CC46D0">
      <w:pPr>
        <w:pStyle w:val="ListParagraph"/>
        <w:numPr>
          <w:ilvl w:val="1"/>
          <w:numId w:val="17"/>
        </w:numPr>
        <w:rPr>
          <w:moveTo w:id="115" w:author="Chandrasekaran, Pradeep" w:date="2019-07-01T12:47:00Z"/>
        </w:rPr>
      </w:pPr>
      <w:moveTo w:id="116" w:author="Chandrasekaran, Pradeep" w:date="2019-07-01T12:47:00Z">
        <w:r>
          <w:t>Login:</w:t>
        </w:r>
      </w:moveTo>
    </w:p>
    <w:p w14:paraId="7ACA429A" w14:textId="77777777" w:rsidR="00CC46D0" w:rsidRDefault="00CC46D0" w:rsidP="00CC46D0">
      <w:pPr>
        <w:pStyle w:val="ListParagraph"/>
        <w:numPr>
          <w:ilvl w:val="2"/>
          <w:numId w:val="17"/>
        </w:numPr>
        <w:rPr>
          <w:moveTo w:id="117" w:author="Chandrasekaran, Pradeep" w:date="2019-07-01T12:47:00Z"/>
        </w:rPr>
      </w:pPr>
      <w:moveTo w:id="118" w:author="Chandrasekaran, Pradeep" w:date="2019-07-01T12:47:00Z">
        <w:r>
          <w:t>Once the user selects the username and enter the password, user can tap login button</w:t>
        </w:r>
      </w:moveTo>
    </w:p>
    <w:p w14:paraId="3C6A09CD" w14:textId="5FCDBD82" w:rsidR="00CC46D0" w:rsidRDefault="00CC46D0" w:rsidP="00CC46D0">
      <w:pPr>
        <w:pStyle w:val="ListParagraph"/>
        <w:numPr>
          <w:ilvl w:val="2"/>
          <w:numId w:val="17"/>
        </w:numPr>
        <w:rPr>
          <w:moveTo w:id="119" w:author="Chandrasekaran, Pradeep" w:date="2019-07-01T12:47:00Z"/>
        </w:rPr>
      </w:pPr>
      <w:moveTo w:id="120" w:author="Chandrasekaran, Pradeep" w:date="2019-07-01T12:47:00Z">
        <w:r>
          <w:t xml:space="preserve">Once the user is authenticated, screen will be redirected to the </w:t>
        </w:r>
        <w:del w:id="121" w:author="Chandrasekaran, Pradeep" w:date="2019-07-01T12:50:00Z">
          <w:r w:rsidDel="00CC46D0">
            <w:delText>previous screen</w:delText>
          </w:r>
        </w:del>
      </w:moveTo>
      <w:ins w:id="122" w:author="Chandrasekaran, Pradeep" w:date="2019-07-01T12:50:00Z">
        <w:r>
          <w:t>device scanning screen (section 3)</w:t>
        </w:r>
      </w:ins>
    </w:p>
    <w:moveToRangeEnd w:id="89"/>
    <w:p w14:paraId="15B334B9" w14:textId="77777777" w:rsidR="00CC46D0" w:rsidRDefault="00CC46D0" w:rsidP="002D6308">
      <w:pPr>
        <w:pStyle w:val="Heading2"/>
        <w:rPr>
          <w:ins w:id="123" w:author="Chandrasekaran, Pradeep" w:date="2019-07-01T12:47:00Z"/>
        </w:rPr>
      </w:pPr>
    </w:p>
    <w:p w14:paraId="1D7D09A9" w14:textId="77777777" w:rsidR="00CC46D0" w:rsidRDefault="00CC46D0" w:rsidP="002D6308">
      <w:pPr>
        <w:pStyle w:val="Heading2"/>
        <w:rPr>
          <w:ins w:id="124" w:author="Chandrasekaran, Pradeep" w:date="2019-07-01T12:47:00Z"/>
        </w:rPr>
      </w:pPr>
    </w:p>
    <w:p w14:paraId="25C844A1" w14:textId="3A7FF761" w:rsidR="003049AB" w:rsidRDefault="00C1107D" w:rsidP="002D6308">
      <w:pPr>
        <w:pStyle w:val="Heading2"/>
      </w:pPr>
      <w:bookmarkStart w:id="125" w:name="_Toc12879131"/>
      <w:r>
        <w:t>Section</w:t>
      </w:r>
      <w:r w:rsidR="00E821E3">
        <w:t xml:space="preserve"> </w:t>
      </w:r>
      <w:ins w:id="126" w:author="Chandrasekaran, Pradeep" w:date="2019-07-01T12:47:00Z">
        <w:r w:rsidR="00CC46D0">
          <w:t>3</w:t>
        </w:r>
      </w:ins>
      <w:del w:id="127" w:author="Chandrasekaran, Pradeep" w:date="2019-07-01T12:47:00Z">
        <w:r w:rsidR="00E821E3" w:rsidDel="00CC46D0">
          <w:delText>2</w:delText>
        </w:r>
      </w:del>
      <w:r w:rsidR="003049AB">
        <w:t xml:space="preserve">:  </w:t>
      </w:r>
      <w:r w:rsidR="00955E3C">
        <w:t>Device Scanning Screen</w:t>
      </w:r>
      <w:bookmarkEnd w:id="125"/>
    </w:p>
    <w:p w14:paraId="0EFD91EF" w14:textId="11B48955" w:rsidR="0053033F" w:rsidRDefault="00CC46D0" w:rsidP="0053033F">
      <w:ins w:id="128" w:author="Chandrasekaran, Pradeep" w:date="2019-07-01T12:53:00Z">
        <w:r>
          <w:rPr>
            <w:noProof/>
          </w:rPr>
          <w:drawing>
            <wp:inline distT="0" distB="0" distL="0" distR="0" wp14:anchorId="56053AC0" wp14:editId="22F5E5BE">
              <wp:extent cx="2164360" cy="422829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01 at 12.51.1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00" cy="4287179"/>
                      </a:xfrm>
                      <a:prstGeom prst="rect">
                        <a:avLst/>
                      </a:prstGeom>
                    </pic:spPr>
                  </pic:pic>
                </a:graphicData>
              </a:graphic>
            </wp:inline>
          </w:drawing>
        </w:r>
      </w:ins>
      <w:del w:id="129" w:author="Chandrasekaran, Pradeep" w:date="2019-07-01T12:53:00Z">
        <w:r w:rsidR="002936A4" w:rsidDel="00CC46D0">
          <w:rPr>
            <w:noProof/>
          </w:rPr>
          <w:drawing>
            <wp:inline distT="0" distB="0" distL="0" distR="0" wp14:anchorId="0A1F793E" wp14:editId="63DD5411">
              <wp:extent cx="2181138" cy="406791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9 at 11.32.1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7133" cy="4228302"/>
                      </a:xfrm>
                      <a:prstGeom prst="rect">
                        <a:avLst/>
                      </a:prstGeom>
                    </pic:spPr>
                  </pic:pic>
                </a:graphicData>
              </a:graphic>
            </wp:inline>
          </w:drawing>
        </w:r>
      </w:del>
    </w:p>
    <w:p w14:paraId="30D42F34" w14:textId="02CC75CC" w:rsidR="00395AC6" w:rsidRDefault="003A3AB0" w:rsidP="00D127A0">
      <w:pPr>
        <w:pStyle w:val="ListParagraph"/>
        <w:numPr>
          <w:ilvl w:val="0"/>
          <w:numId w:val="17"/>
        </w:numPr>
      </w:pPr>
      <w:r>
        <w:t>M</w:t>
      </w:r>
      <w:r w:rsidR="002D6308">
        <w:t xml:space="preserve">odal </w:t>
      </w:r>
      <w:r w:rsidR="00F202CC">
        <w:t xml:space="preserve">displays </w:t>
      </w:r>
      <w:r>
        <w:t>device scanning screen</w:t>
      </w:r>
      <w:r w:rsidR="00AB0C83">
        <w:t>.</w:t>
      </w:r>
    </w:p>
    <w:p w14:paraId="5723AC44" w14:textId="30683318" w:rsidR="007077E8" w:rsidRDefault="003A3AB0" w:rsidP="00D127A0">
      <w:pPr>
        <w:pStyle w:val="ListParagraph"/>
        <w:numPr>
          <w:ilvl w:val="1"/>
          <w:numId w:val="17"/>
        </w:numPr>
        <w:rPr>
          <w:ins w:id="130" w:author="Chandrasekaran, Pradeep" w:date="2019-07-01T12:59:00Z"/>
        </w:rPr>
      </w:pPr>
      <w:r>
        <w:t>It shows the Bluetooth status (ON / OFF)</w:t>
      </w:r>
    </w:p>
    <w:p w14:paraId="4F972E34" w14:textId="77777777" w:rsidR="00E8494F" w:rsidRDefault="00E8494F" w:rsidP="00E8494F">
      <w:pPr>
        <w:pStyle w:val="ListParagraph"/>
        <w:numPr>
          <w:ilvl w:val="1"/>
          <w:numId w:val="17"/>
        </w:numPr>
        <w:rPr>
          <w:ins w:id="131" w:author="Chandrasekaran, Pradeep" w:date="2019-07-01T13:00:00Z"/>
        </w:rPr>
      </w:pPr>
      <w:ins w:id="132" w:author="Chandrasekaran, Pradeep" w:date="2019-07-01T12:59:00Z">
        <w:r>
          <w:t xml:space="preserve">It will display what kind of user has logged in near </w:t>
        </w:r>
      </w:ins>
      <w:ins w:id="133" w:author="Chandrasekaran, Pradeep" w:date="2019-07-01T13:00:00Z">
        <w:r>
          <w:t>to the user icon in the top right corner</w:t>
        </w:r>
      </w:ins>
    </w:p>
    <w:p w14:paraId="2D5CC34A" w14:textId="6ACBD24C" w:rsidR="00E8494F" w:rsidRDefault="00E8494F" w:rsidP="00E8494F">
      <w:pPr>
        <w:pStyle w:val="ListParagraph"/>
        <w:numPr>
          <w:ilvl w:val="1"/>
          <w:numId w:val="17"/>
        </w:numPr>
      </w:pPr>
      <w:ins w:id="134" w:author="Chandrasekaran, Pradeep" w:date="2019-07-01T13:00:00Z">
        <w:r>
          <w:t xml:space="preserve">User has the option to logout by tapping user icon in the top right corner, which will be redirected to </w:t>
        </w:r>
      </w:ins>
      <w:ins w:id="135" w:author="Chandrasekaran, Pradeep" w:date="2019-07-01T13:01:00Z">
        <w:r w:rsidR="00D01231">
          <w:t xml:space="preserve">login screen </w:t>
        </w:r>
      </w:ins>
      <w:ins w:id="136" w:author="Chandrasekaran, Pradeep" w:date="2019-07-01T13:00:00Z">
        <w:r>
          <w:t xml:space="preserve">(section </w:t>
        </w:r>
      </w:ins>
      <w:ins w:id="137" w:author="Chandrasekaran, Pradeep" w:date="2019-07-01T13:01:00Z">
        <w:r w:rsidR="000F4ED8">
          <w:t>2</w:t>
        </w:r>
      </w:ins>
      <w:ins w:id="138" w:author="Chandrasekaran, Pradeep" w:date="2019-07-01T13:00:00Z">
        <w:r>
          <w:t>)</w:t>
        </w:r>
      </w:ins>
    </w:p>
    <w:p w14:paraId="0E948665" w14:textId="7F1B8A9A" w:rsidR="00395AC6" w:rsidRDefault="003A3AB0" w:rsidP="00E01D9C">
      <w:pPr>
        <w:pStyle w:val="ListParagraph"/>
        <w:numPr>
          <w:ilvl w:val="1"/>
          <w:numId w:val="17"/>
        </w:numPr>
      </w:pPr>
      <w:r>
        <w:t>Upon tapping the Bluetooth icon</w:t>
      </w:r>
    </w:p>
    <w:p w14:paraId="72F4946C" w14:textId="44D668A6" w:rsidR="00E01D9C" w:rsidRDefault="003A3AB0" w:rsidP="00E01D9C">
      <w:pPr>
        <w:pStyle w:val="ListParagraph"/>
        <w:numPr>
          <w:ilvl w:val="2"/>
          <w:numId w:val="17"/>
        </w:numPr>
      </w:pPr>
      <w:r>
        <w:t xml:space="preserve">If status = OFF, user will be prompted message to turn on the Bluetooth from the </w:t>
      </w:r>
      <w:r w:rsidR="001C2B6F">
        <w:t xml:space="preserve">phone </w:t>
      </w:r>
      <w:r>
        <w:t>settings</w:t>
      </w:r>
    </w:p>
    <w:p w14:paraId="2919F9CF" w14:textId="086A9983" w:rsidR="00BB21E0" w:rsidRDefault="003A3AB0" w:rsidP="003C20B9">
      <w:pPr>
        <w:pStyle w:val="ListParagraph"/>
        <w:numPr>
          <w:ilvl w:val="2"/>
          <w:numId w:val="17"/>
        </w:numPr>
      </w:pPr>
      <w:r>
        <w:t>If status = ON, user will be redirected to list of available devices screen</w:t>
      </w:r>
      <w:r w:rsidR="004C6360">
        <w:t xml:space="preserve"> (section </w:t>
      </w:r>
      <w:r w:rsidR="008A67E5">
        <w:t>4</w:t>
      </w:r>
      <w:r w:rsidR="004C6360">
        <w:t>)</w:t>
      </w:r>
    </w:p>
    <w:p w14:paraId="02855DFF" w14:textId="71F99676" w:rsidR="008A67E5" w:rsidDel="00E8494F" w:rsidRDefault="008A67E5" w:rsidP="003C20B9">
      <w:pPr>
        <w:pStyle w:val="ListParagraph"/>
        <w:numPr>
          <w:ilvl w:val="2"/>
          <w:numId w:val="17"/>
        </w:numPr>
        <w:rPr>
          <w:del w:id="139" w:author="Chandrasekaran, Pradeep" w:date="2019-07-01T13:00:00Z"/>
        </w:rPr>
      </w:pPr>
      <w:del w:id="140" w:author="Chandrasekaran, Pradeep" w:date="2019-07-01T13:00:00Z">
        <w:r w:rsidDel="00E8494F">
          <w:delText xml:space="preserve">User has the option to </w:delText>
        </w:r>
      </w:del>
      <w:del w:id="141" w:author="Chandrasekaran, Pradeep" w:date="2019-07-01T12:58:00Z">
        <w:r w:rsidDel="00E8494F">
          <w:delText xml:space="preserve">login </w:delText>
        </w:r>
      </w:del>
      <w:del w:id="142" w:author="Chandrasekaran, Pradeep" w:date="2019-07-01T12:59:00Z">
        <w:r w:rsidDel="00E8494F">
          <w:delText xml:space="preserve">from the screen </w:delText>
        </w:r>
      </w:del>
      <w:del w:id="143" w:author="Chandrasekaran, Pradeep" w:date="2019-07-01T13:00:00Z">
        <w:r w:rsidDel="00E8494F">
          <w:delText>by tapping user icon in the top right corner, which will be redirected to (section 3)</w:delText>
        </w:r>
      </w:del>
    </w:p>
    <w:p w14:paraId="20C0E96D" w14:textId="77777777" w:rsidR="004C6360" w:rsidRDefault="004C6360" w:rsidP="004C6360">
      <w:pPr>
        <w:pStyle w:val="ListParagraph"/>
        <w:ind w:left="1080"/>
      </w:pPr>
    </w:p>
    <w:p w14:paraId="64914041" w14:textId="018A5DC3" w:rsidR="003C20B9" w:rsidDel="00CC46D0" w:rsidRDefault="00BB21E0" w:rsidP="00BB21E0">
      <w:pPr>
        <w:pStyle w:val="Heading2"/>
        <w:rPr>
          <w:moveFrom w:id="144" w:author="Chandrasekaran, Pradeep" w:date="2019-07-01T12:47:00Z"/>
        </w:rPr>
      </w:pPr>
      <w:moveFromRangeStart w:id="145" w:author="Chandrasekaran, Pradeep" w:date="2019-07-01T12:47:00Z" w:name="move12877662"/>
      <w:moveFrom w:id="146" w:author="Chandrasekaran, Pradeep" w:date="2019-07-01T12:47:00Z">
        <w:r w:rsidDel="00CC46D0">
          <w:t>Section</w:t>
        </w:r>
        <w:r w:rsidR="003C20B9" w:rsidDel="00CC46D0">
          <w:t xml:space="preserve"> </w:t>
        </w:r>
        <w:r w:rsidR="00E821E3" w:rsidDel="00CC46D0">
          <w:t>3</w:t>
        </w:r>
        <w:r w:rsidR="003C20B9" w:rsidDel="00CC46D0">
          <w:t xml:space="preserve">: </w:t>
        </w:r>
        <w:r w:rsidR="008A67E5" w:rsidDel="00CC46D0">
          <w:t>Login</w:t>
        </w:r>
        <w:r w:rsidR="004C6360" w:rsidDel="00CC46D0">
          <w:t xml:space="preserve"> screen</w:t>
        </w:r>
        <w:r w:rsidR="003C20B9" w:rsidDel="00CC46D0">
          <w:t xml:space="preserve"> </w:t>
        </w:r>
      </w:moveFrom>
    </w:p>
    <w:p w14:paraId="335AF773" w14:textId="146AE08C" w:rsidR="00BB21E0" w:rsidDel="00CC46D0" w:rsidRDefault="001C2B6F" w:rsidP="003C20B9">
      <w:pPr>
        <w:rPr>
          <w:moveFrom w:id="147" w:author="Chandrasekaran, Pradeep" w:date="2019-07-01T12:47:00Z"/>
        </w:rPr>
      </w:pPr>
      <w:moveFrom w:id="148" w:author="Chandrasekaran, Pradeep" w:date="2019-07-01T12:47:00Z">
        <w:r w:rsidDel="00CC46D0">
          <w:rPr>
            <w:noProof/>
          </w:rPr>
          <w:drawing>
            <wp:inline distT="0" distB="0" distL="0" distR="0" wp14:anchorId="1708A93C" wp14:editId="0D43F4EE">
              <wp:extent cx="2162446" cy="41441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6-29 at 11.32.3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1918" cy="4200641"/>
                      </a:xfrm>
                      <a:prstGeom prst="rect">
                        <a:avLst/>
                      </a:prstGeom>
                    </pic:spPr>
                  </pic:pic>
                </a:graphicData>
              </a:graphic>
            </wp:inline>
          </w:drawing>
        </w:r>
      </w:moveFrom>
    </w:p>
    <w:p w14:paraId="43D3B797" w14:textId="1B906BFC" w:rsidR="0053033F" w:rsidDel="00CC46D0" w:rsidRDefault="0053033F" w:rsidP="00D127A0">
      <w:pPr>
        <w:pStyle w:val="ListParagraph"/>
        <w:numPr>
          <w:ilvl w:val="0"/>
          <w:numId w:val="17"/>
        </w:numPr>
        <w:rPr>
          <w:moveFrom w:id="149" w:author="Chandrasekaran, Pradeep" w:date="2019-07-01T12:47:00Z"/>
        </w:rPr>
      </w:pPr>
      <w:moveFrom w:id="150" w:author="Chandrasekaran, Pradeep" w:date="2019-07-01T12:47:00Z">
        <w:r w:rsidDel="00CC46D0">
          <w:t xml:space="preserve">Displays when user taps </w:t>
        </w:r>
        <w:r w:rsidR="001C2B6F" w:rsidDel="00CC46D0">
          <w:t>login button</w:t>
        </w:r>
      </w:moveFrom>
    </w:p>
    <w:p w14:paraId="2C36FA44" w14:textId="0F5707CB" w:rsidR="00E821E3" w:rsidDel="00CC46D0" w:rsidRDefault="002E7963" w:rsidP="00D127A0">
      <w:pPr>
        <w:pStyle w:val="ListParagraph"/>
        <w:numPr>
          <w:ilvl w:val="1"/>
          <w:numId w:val="17"/>
        </w:numPr>
        <w:rPr>
          <w:moveFrom w:id="151" w:author="Chandrasekaran, Pradeep" w:date="2019-07-01T12:47:00Z"/>
        </w:rPr>
      </w:pPr>
      <w:moveFrom w:id="152" w:author="Chandrasekaran, Pradeep" w:date="2019-07-01T12:47:00Z">
        <w:r w:rsidDel="00CC46D0">
          <w:t>Modal d</w:t>
        </w:r>
        <w:r w:rsidR="003C20B9" w:rsidDel="00CC46D0">
          <w:t xml:space="preserve">isplays over any screen when icon is </w:t>
        </w:r>
        <w:r w:rsidR="001C2B6F" w:rsidDel="00CC46D0">
          <w:t>tapped</w:t>
        </w:r>
        <w:r w:rsidR="003C20B9" w:rsidDel="00CC46D0">
          <w:t>.</w:t>
        </w:r>
      </w:moveFrom>
    </w:p>
    <w:p w14:paraId="542BD772" w14:textId="3ABA34AB" w:rsidR="00BB21E0" w:rsidDel="00CC46D0" w:rsidRDefault="00AE6E29" w:rsidP="00D127A0">
      <w:pPr>
        <w:pStyle w:val="ListParagraph"/>
        <w:numPr>
          <w:ilvl w:val="1"/>
          <w:numId w:val="17"/>
        </w:numPr>
        <w:rPr>
          <w:moveFrom w:id="153" w:author="Chandrasekaran, Pradeep" w:date="2019-07-01T12:47:00Z"/>
        </w:rPr>
      </w:pPr>
      <w:moveFrom w:id="154" w:author="Chandrasekaran, Pradeep" w:date="2019-07-01T12:47:00Z">
        <w:r w:rsidDel="00CC46D0">
          <w:t>Title = “</w:t>
        </w:r>
        <w:r w:rsidR="001C2B6F" w:rsidDel="00CC46D0">
          <w:t>Login</w:t>
        </w:r>
        <w:r w:rsidDel="00CC46D0">
          <w:t>”</w:t>
        </w:r>
      </w:moveFrom>
    </w:p>
    <w:p w14:paraId="30F51AF7" w14:textId="541A2A10" w:rsidR="00AE6E29" w:rsidDel="00CC46D0" w:rsidRDefault="00EE45CF" w:rsidP="00D127A0">
      <w:pPr>
        <w:pStyle w:val="ListParagraph"/>
        <w:numPr>
          <w:ilvl w:val="1"/>
          <w:numId w:val="17"/>
        </w:numPr>
        <w:rPr>
          <w:moveFrom w:id="155" w:author="Chandrasekaran, Pradeep" w:date="2019-07-01T12:47:00Z"/>
        </w:rPr>
      </w:pPr>
      <w:moveFrom w:id="156" w:author="Chandrasekaran, Pradeep" w:date="2019-07-01T12:47:00Z">
        <w:r w:rsidDel="00CC46D0">
          <w:t>Username &amp; Password</w:t>
        </w:r>
        <w:r w:rsidR="00AE6E29" w:rsidDel="00CC46D0">
          <w:t>:</w:t>
        </w:r>
      </w:moveFrom>
    </w:p>
    <w:p w14:paraId="46183472" w14:textId="329D45AC" w:rsidR="00AE6E29" w:rsidDel="00CC46D0" w:rsidRDefault="001C2B6F" w:rsidP="00D127A0">
      <w:pPr>
        <w:pStyle w:val="ListParagraph"/>
        <w:numPr>
          <w:ilvl w:val="2"/>
          <w:numId w:val="17"/>
        </w:numPr>
        <w:rPr>
          <w:moveFrom w:id="157" w:author="Chandrasekaran, Pradeep" w:date="2019-07-01T12:47:00Z"/>
        </w:rPr>
      </w:pPr>
      <w:moveFrom w:id="158" w:author="Chandrasekaran, Pradeep" w:date="2019-07-01T12:47:00Z">
        <w:r w:rsidDel="00CC46D0">
          <w:t>Username</w:t>
        </w:r>
        <w:r w:rsidR="00AE6E29" w:rsidDel="00CC46D0">
          <w:t xml:space="preserve"> = </w:t>
        </w:r>
        <w:r w:rsidDel="00CC46D0">
          <w:t>Select username from the available dropdown menu</w:t>
        </w:r>
      </w:moveFrom>
    </w:p>
    <w:p w14:paraId="14925500" w14:textId="03CFC28F" w:rsidR="001C2B6F" w:rsidDel="00CC46D0" w:rsidRDefault="001C2B6F" w:rsidP="00D127A0">
      <w:pPr>
        <w:pStyle w:val="ListParagraph"/>
        <w:numPr>
          <w:ilvl w:val="2"/>
          <w:numId w:val="17"/>
        </w:numPr>
        <w:rPr>
          <w:moveFrom w:id="159" w:author="Chandrasekaran, Pradeep" w:date="2019-07-01T12:47:00Z"/>
        </w:rPr>
      </w:pPr>
      <w:moveFrom w:id="160" w:author="Chandrasekaran, Pradeep" w:date="2019-07-01T12:47:00Z">
        <w:r w:rsidDel="00CC46D0">
          <w:t>Password = User need to enter the selected username’s password to be authenticated</w:t>
        </w:r>
      </w:moveFrom>
    </w:p>
    <w:p w14:paraId="53467F26" w14:textId="2583391E" w:rsidR="004846E7" w:rsidDel="00CC46D0" w:rsidRDefault="004846E7" w:rsidP="004846E7">
      <w:pPr>
        <w:pStyle w:val="ListParagraph"/>
        <w:numPr>
          <w:ilvl w:val="1"/>
          <w:numId w:val="17"/>
        </w:numPr>
        <w:rPr>
          <w:moveFrom w:id="161" w:author="Chandrasekaran, Pradeep" w:date="2019-07-01T12:47:00Z"/>
        </w:rPr>
      </w:pPr>
      <w:moveFrom w:id="162" w:author="Chandrasekaran, Pradeep" w:date="2019-07-01T12:47:00Z">
        <w:r w:rsidDel="00CC46D0">
          <w:t>Login:</w:t>
        </w:r>
      </w:moveFrom>
    </w:p>
    <w:p w14:paraId="2492E43D" w14:textId="02C08B92" w:rsidR="004846E7" w:rsidDel="00CC46D0" w:rsidRDefault="004846E7" w:rsidP="004846E7">
      <w:pPr>
        <w:pStyle w:val="ListParagraph"/>
        <w:numPr>
          <w:ilvl w:val="2"/>
          <w:numId w:val="17"/>
        </w:numPr>
        <w:rPr>
          <w:moveFrom w:id="163" w:author="Chandrasekaran, Pradeep" w:date="2019-07-01T12:47:00Z"/>
        </w:rPr>
      </w:pPr>
      <w:moveFrom w:id="164" w:author="Chandrasekaran, Pradeep" w:date="2019-07-01T12:47:00Z">
        <w:r w:rsidDel="00CC46D0">
          <w:t>Once the user selects the username and enter the password,</w:t>
        </w:r>
        <w:r w:rsidR="00AF0B7C" w:rsidDel="00CC46D0">
          <w:t xml:space="preserve"> user can tap login button</w:t>
        </w:r>
      </w:moveFrom>
    </w:p>
    <w:p w14:paraId="7CDAEC7C" w14:textId="2012427F" w:rsidR="00CC19A7" w:rsidDel="00CC46D0" w:rsidRDefault="00CC19A7" w:rsidP="004846E7">
      <w:pPr>
        <w:pStyle w:val="ListParagraph"/>
        <w:numPr>
          <w:ilvl w:val="2"/>
          <w:numId w:val="17"/>
        </w:numPr>
        <w:rPr>
          <w:moveFrom w:id="165" w:author="Chandrasekaran, Pradeep" w:date="2019-07-01T12:47:00Z"/>
        </w:rPr>
      </w:pPr>
      <w:moveFrom w:id="166" w:author="Chandrasekaran, Pradeep" w:date="2019-07-01T12:47:00Z">
        <w:r w:rsidDel="00CC46D0">
          <w:t>Once the user is authenticated, screen will be redirected to the previous screen</w:t>
        </w:r>
      </w:moveFrom>
    </w:p>
    <w:moveFromRangeEnd w:id="145"/>
    <w:p w14:paraId="3E10C644" w14:textId="78E338A3" w:rsidR="004846E7" w:rsidRDefault="004846E7" w:rsidP="004846E7"/>
    <w:p w14:paraId="7A6F926D" w14:textId="77777777" w:rsidR="004846E7" w:rsidRDefault="004846E7" w:rsidP="004846E7">
      <w:pPr>
        <w:pStyle w:val="ListParagraph"/>
        <w:ind w:left="1080"/>
      </w:pPr>
    </w:p>
    <w:p w14:paraId="029068FC" w14:textId="77777777" w:rsidR="004846E7" w:rsidRDefault="004846E7" w:rsidP="004846E7">
      <w:pPr>
        <w:pStyle w:val="ListParagraph"/>
        <w:ind w:left="1080"/>
      </w:pPr>
    </w:p>
    <w:p w14:paraId="24ABC493" w14:textId="3F3C831A" w:rsidR="004846E7" w:rsidRDefault="004846E7" w:rsidP="004846E7"/>
    <w:p w14:paraId="6E295CA2" w14:textId="7816FD38" w:rsidR="00BC0232" w:rsidRDefault="00BC0232" w:rsidP="00BC0232"/>
    <w:p w14:paraId="43D3923C" w14:textId="3AAD0381" w:rsidR="00921940" w:rsidRDefault="00921940" w:rsidP="00D824F4">
      <w:pPr>
        <w:pStyle w:val="Heading2"/>
      </w:pPr>
      <w:bookmarkStart w:id="167" w:name="_Toc12879132"/>
      <w:r>
        <w:lastRenderedPageBreak/>
        <w:t xml:space="preserve">Section 4: </w:t>
      </w:r>
      <w:r w:rsidR="00CC19A7">
        <w:t>Devices screen</w:t>
      </w:r>
      <w:bookmarkEnd w:id="167"/>
    </w:p>
    <w:p w14:paraId="269DEA7B" w14:textId="678A928C" w:rsidR="003C20B9" w:rsidRDefault="00CC46D0" w:rsidP="003C20B9">
      <w:ins w:id="168" w:author="Chandrasekaran, Pradeep" w:date="2019-07-01T12:54:00Z">
        <w:r>
          <w:rPr>
            <w:noProof/>
          </w:rPr>
          <w:drawing>
            <wp:inline distT="0" distB="0" distL="0" distR="0" wp14:anchorId="4A24E4EB" wp14:editId="2AAB9AC5">
              <wp:extent cx="2172749" cy="417390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01 at 12.51.2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883" cy="4197214"/>
                      </a:xfrm>
                      <a:prstGeom prst="rect">
                        <a:avLst/>
                      </a:prstGeom>
                    </pic:spPr>
                  </pic:pic>
                </a:graphicData>
              </a:graphic>
            </wp:inline>
          </w:drawing>
        </w:r>
      </w:ins>
      <w:del w:id="169" w:author="Chandrasekaran, Pradeep" w:date="2019-07-01T12:53:00Z">
        <w:r w:rsidR="00CC19A7" w:rsidDel="00CC46D0">
          <w:rPr>
            <w:noProof/>
          </w:rPr>
          <w:drawing>
            <wp:inline distT="0" distB="0" distL="0" distR="0" wp14:anchorId="42DBB031" wp14:editId="719BB3AF">
              <wp:extent cx="2172970" cy="418493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6-29 at 11.32.5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4374" cy="4245418"/>
                      </a:xfrm>
                      <a:prstGeom prst="rect">
                        <a:avLst/>
                      </a:prstGeom>
                    </pic:spPr>
                  </pic:pic>
                </a:graphicData>
              </a:graphic>
            </wp:inline>
          </w:drawing>
        </w:r>
      </w:del>
    </w:p>
    <w:p w14:paraId="2005966B" w14:textId="195F4025" w:rsidR="00A276AD" w:rsidRDefault="00E214F8" w:rsidP="00E214F8">
      <w:pPr>
        <w:pStyle w:val="ListParagraph"/>
        <w:numPr>
          <w:ilvl w:val="0"/>
          <w:numId w:val="17"/>
        </w:numPr>
      </w:pPr>
      <w:r>
        <w:t>Modal displays all available devices</w:t>
      </w:r>
    </w:p>
    <w:p w14:paraId="762C8F8C" w14:textId="5E9B82BA" w:rsidR="00E214F8" w:rsidRDefault="00E214F8" w:rsidP="00E214F8">
      <w:pPr>
        <w:pStyle w:val="ListParagraph"/>
        <w:numPr>
          <w:ilvl w:val="1"/>
          <w:numId w:val="17"/>
        </w:numPr>
        <w:rPr>
          <w:ins w:id="170" w:author="Chandrasekaran, Pradeep" w:date="2019-07-01T13:02:00Z"/>
        </w:rPr>
      </w:pPr>
      <w:r>
        <w:t xml:space="preserve">By tapping any of the device from the list, it will be </w:t>
      </w:r>
      <w:r w:rsidR="00D5754A">
        <w:t>paired,</w:t>
      </w:r>
      <w:r>
        <w:t xml:space="preserve"> and screen will be redirected to Main menu (dashboard) screen</w:t>
      </w:r>
      <w:r w:rsidR="006073B5">
        <w:t xml:space="preserve"> (section 5)</w:t>
      </w:r>
    </w:p>
    <w:p w14:paraId="1B81BD06" w14:textId="77777777" w:rsidR="00FC3243" w:rsidRDefault="00FC3243" w:rsidP="00FC3243">
      <w:pPr>
        <w:pStyle w:val="ListParagraph"/>
        <w:numPr>
          <w:ilvl w:val="1"/>
          <w:numId w:val="17"/>
        </w:numPr>
        <w:rPr>
          <w:ins w:id="171" w:author="Chandrasekaran, Pradeep" w:date="2019-07-01T13:02:00Z"/>
        </w:rPr>
      </w:pPr>
      <w:ins w:id="172" w:author="Chandrasekaran, Pradeep" w:date="2019-07-01T13:02:00Z">
        <w:r>
          <w:t>It will display what kind of user has logged in near to the user icon in the top right corner</w:t>
        </w:r>
      </w:ins>
    </w:p>
    <w:p w14:paraId="597AA9F5" w14:textId="77777777" w:rsidR="00FC3243" w:rsidRDefault="00FC3243" w:rsidP="00FC3243">
      <w:pPr>
        <w:pStyle w:val="ListParagraph"/>
        <w:numPr>
          <w:ilvl w:val="1"/>
          <w:numId w:val="17"/>
        </w:numPr>
        <w:rPr>
          <w:ins w:id="173" w:author="Chandrasekaran, Pradeep" w:date="2019-07-01T13:02:00Z"/>
        </w:rPr>
      </w:pPr>
      <w:ins w:id="174" w:author="Chandrasekaran, Pradeep" w:date="2019-07-01T13:02:00Z">
        <w:r>
          <w:t>User has the option to logout by tapping user icon in the top right corner, which will be redirected to login screen (section 2)</w:t>
        </w:r>
      </w:ins>
    </w:p>
    <w:p w14:paraId="0EF30133" w14:textId="77777777" w:rsidR="00FC3243" w:rsidRDefault="00FC3243">
      <w:pPr>
        <w:pStyle w:val="ListParagraph"/>
        <w:pPrChange w:id="175" w:author="Chandrasekaran, Pradeep" w:date="2019-07-01T13:02:00Z">
          <w:pPr>
            <w:pStyle w:val="ListParagraph"/>
            <w:numPr>
              <w:ilvl w:val="1"/>
              <w:numId w:val="17"/>
            </w:numPr>
            <w:ind w:hanging="360"/>
          </w:pPr>
        </w:pPrChange>
      </w:pPr>
    </w:p>
    <w:p w14:paraId="1168545A" w14:textId="77777777" w:rsidR="00D824F4" w:rsidRDefault="00D824F4" w:rsidP="003C20B9"/>
    <w:p w14:paraId="6A78AD20" w14:textId="0168ABE4" w:rsidR="003C20B9" w:rsidRDefault="00DC4C14" w:rsidP="00DC4C14">
      <w:pPr>
        <w:pStyle w:val="Heading2"/>
      </w:pPr>
      <w:bookmarkStart w:id="176" w:name="_Toc12879133"/>
      <w:r>
        <w:lastRenderedPageBreak/>
        <w:t>Section</w:t>
      </w:r>
      <w:r w:rsidR="003C20B9">
        <w:t xml:space="preserve"> </w:t>
      </w:r>
      <w:r w:rsidR="00D824F4">
        <w:t>5</w:t>
      </w:r>
      <w:r w:rsidR="003C20B9">
        <w:t xml:space="preserve">: </w:t>
      </w:r>
      <w:r w:rsidR="006073B5">
        <w:t>Main / Dashboard screen</w:t>
      </w:r>
      <w:bookmarkEnd w:id="176"/>
    </w:p>
    <w:p w14:paraId="329699D0" w14:textId="472B58D4" w:rsidR="00DC4C14" w:rsidRDefault="00CC46D0" w:rsidP="003C20B9">
      <w:ins w:id="177" w:author="Chandrasekaran, Pradeep" w:date="2019-07-01T12:54:00Z">
        <w:r>
          <w:rPr>
            <w:noProof/>
          </w:rPr>
          <w:drawing>
            <wp:inline distT="0" distB="0" distL="0" distR="0" wp14:anchorId="64FB913C" wp14:editId="52143071">
              <wp:extent cx="2164360" cy="41733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01 at 12.51.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9502" cy="4241138"/>
                      </a:xfrm>
                      <a:prstGeom prst="rect">
                        <a:avLst/>
                      </a:prstGeom>
                    </pic:spPr>
                  </pic:pic>
                </a:graphicData>
              </a:graphic>
            </wp:inline>
          </w:drawing>
        </w:r>
      </w:ins>
      <w:del w:id="178" w:author="Chandrasekaran, Pradeep" w:date="2019-07-01T12:54:00Z">
        <w:r w:rsidR="00D5754A" w:rsidDel="00CC46D0">
          <w:rPr>
            <w:noProof/>
          </w:rPr>
          <w:drawing>
            <wp:inline distT="0" distB="0" distL="0" distR="0" wp14:anchorId="2C49D3B2" wp14:editId="57F817C2">
              <wp:extent cx="2165536" cy="4135772"/>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6-29 at 11.33.03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3614" cy="4246690"/>
                      </a:xfrm>
                      <a:prstGeom prst="rect">
                        <a:avLst/>
                      </a:prstGeom>
                    </pic:spPr>
                  </pic:pic>
                </a:graphicData>
              </a:graphic>
            </wp:inline>
          </w:drawing>
        </w:r>
      </w:del>
    </w:p>
    <w:p w14:paraId="56979DB3" w14:textId="5D95C508" w:rsidR="00D76878" w:rsidRDefault="00D5754A" w:rsidP="00D127A0">
      <w:pPr>
        <w:pStyle w:val="ListParagraph"/>
        <w:numPr>
          <w:ilvl w:val="0"/>
          <w:numId w:val="17"/>
        </w:numPr>
        <w:rPr>
          <w:ins w:id="179" w:author="Chandrasekaran, Pradeep" w:date="2019-07-01T13:02:00Z"/>
        </w:rPr>
      </w:pPr>
      <w:r>
        <w:t>Modal displays the below items</w:t>
      </w:r>
    </w:p>
    <w:p w14:paraId="0FA6BC72" w14:textId="77777777" w:rsidR="00C805BF" w:rsidRDefault="00C805BF" w:rsidP="00C805BF">
      <w:pPr>
        <w:pStyle w:val="ListParagraph"/>
        <w:numPr>
          <w:ilvl w:val="1"/>
          <w:numId w:val="17"/>
        </w:numPr>
        <w:rPr>
          <w:ins w:id="180" w:author="Chandrasekaran, Pradeep" w:date="2019-07-01T13:02:00Z"/>
        </w:rPr>
      </w:pPr>
      <w:ins w:id="181" w:author="Chandrasekaran, Pradeep" w:date="2019-07-01T13:02:00Z">
        <w:r>
          <w:t>It will display what kind of user has logged in near to the user icon in the top right corner</w:t>
        </w:r>
      </w:ins>
    </w:p>
    <w:p w14:paraId="55B4AEE7" w14:textId="500B3488" w:rsidR="00C805BF" w:rsidRDefault="00C805BF">
      <w:pPr>
        <w:pStyle w:val="ListParagraph"/>
        <w:numPr>
          <w:ilvl w:val="1"/>
          <w:numId w:val="17"/>
        </w:numPr>
        <w:pPrChange w:id="182" w:author="Chandrasekaran, Pradeep" w:date="2019-07-01T13:02:00Z">
          <w:pPr>
            <w:pStyle w:val="ListParagraph"/>
            <w:numPr>
              <w:numId w:val="17"/>
            </w:numPr>
            <w:ind w:left="360" w:hanging="360"/>
          </w:pPr>
        </w:pPrChange>
      </w:pPr>
      <w:ins w:id="183" w:author="Chandrasekaran, Pradeep" w:date="2019-07-01T13:02:00Z">
        <w:r>
          <w:t>User has the option to logout by tapping user icon in the top right corner, which will be redirected to login screen (section 2)</w:t>
        </w:r>
      </w:ins>
    </w:p>
    <w:p w14:paraId="1189AD67" w14:textId="32F50845" w:rsidR="00D76878" w:rsidRDefault="00D5754A" w:rsidP="00D127A0">
      <w:pPr>
        <w:pStyle w:val="ListParagraph"/>
        <w:numPr>
          <w:ilvl w:val="1"/>
          <w:numId w:val="17"/>
        </w:numPr>
      </w:pPr>
      <w:r>
        <w:t>Read Parameter</w:t>
      </w:r>
    </w:p>
    <w:p w14:paraId="69CE05EF" w14:textId="2F0B02C3" w:rsidR="00D76878" w:rsidRDefault="00D5754A" w:rsidP="00D127A0">
      <w:pPr>
        <w:pStyle w:val="ListParagraph"/>
        <w:numPr>
          <w:ilvl w:val="2"/>
          <w:numId w:val="17"/>
        </w:numPr>
      </w:pPr>
      <w:r>
        <w:t xml:space="preserve">Once the user taps the “Read Parameter”, all the parameter values are read </w:t>
      </w:r>
      <w:r w:rsidR="00BB6681">
        <w:t xml:space="preserve">(section 6) </w:t>
      </w:r>
      <w:r>
        <w:t xml:space="preserve">from the Bluetooth device along with device ID and </w:t>
      </w:r>
      <w:r w:rsidR="00BB6681">
        <w:t xml:space="preserve">will be </w:t>
      </w:r>
      <w:r>
        <w:t>stored in the local database</w:t>
      </w:r>
      <w:ins w:id="184" w:author="Chandrasekaran, Pradeep" w:date="2019-07-01T13:03:00Z">
        <w:r w:rsidR="00C805BF">
          <w:t xml:space="preserve">. It will also automatically redirect to write </w:t>
        </w:r>
      </w:ins>
      <w:ins w:id="185" w:author="Chandrasekaran, Pradeep" w:date="2019-07-01T13:04:00Z">
        <w:r w:rsidR="00C805BF">
          <w:t>parameter screen (section 8)</w:t>
        </w:r>
      </w:ins>
    </w:p>
    <w:p w14:paraId="6011554E" w14:textId="48A44356" w:rsidR="00D5754A" w:rsidRDefault="00D5754A" w:rsidP="00D127A0">
      <w:pPr>
        <w:pStyle w:val="ListParagraph"/>
        <w:numPr>
          <w:ilvl w:val="2"/>
          <w:numId w:val="17"/>
        </w:numPr>
      </w:pPr>
      <w:r>
        <w:t xml:space="preserve">If </w:t>
      </w:r>
      <w:r w:rsidR="00BB6681">
        <w:t>the paired device parameters are existing, the values will be replaced</w:t>
      </w:r>
    </w:p>
    <w:p w14:paraId="776AA119" w14:textId="25C6F477" w:rsidR="00BB6681" w:rsidRDefault="00BB6681" w:rsidP="00D127A0">
      <w:pPr>
        <w:pStyle w:val="ListParagraph"/>
        <w:numPr>
          <w:ilvl w:val="2"/>
          <w:numId w:val="17"/>
        </w:numPr>
      </w:pPr>
      <w:r>
        <w:t>If the paired device parameter doesn’t exist, all the values will be added with the corresponding device ID</w:t>
      </w:r>
    </w:p>
    <w:p w14:paraId="5C9D32D9" w14:textId="65015376" w:rsidR="00BB6681" w:rsidRDefault="00BB6681" w:rsidP="00D127A0">
      <w:pPr>
        <w:pStyle w:val="ListParagraph"/>
        <w:numPr>
          <w:ilvl w:val="2"/>
          <w:numId w:val="17"/>
        </w:numPr>
      </w:pPr>
      <w:r>
        <w:t xml:space="preserve">User has option to cancel from reading parameter. Upon cancel, </w:t>
      </w:r>
      <w:r w:rsidR="003548FB">
        <w:t xml:space="preserve">data will not be </w:t>
      </w:r>
      <w:r w:rsidR="001732FE">
        <w:t>saved,</w:t>
      </w:r>
      <w:r w:rsidR="003548FB">
        <w:t xml:space="preserve"> and </w:t>
      </w:r>
      <w:r>
        <w:t xml:space="preserve">user will be </w:t>
      </w:r>
      <w:r w:rsidR="00337D89">
        <w:t>taken back to the main/dashboard screen</w:t>
      </w:r>
    </w:p>
    <w:p w14:paraId="1FC68089" w14:textId="749550F9" w:rsidR="00D76878" w:rsidRDefault="00BB6681" w:rsidP="00D127A0">
      <w:pPr>
        <w:pStyle w:val="ListParagraph"/>
        <w:numPr>
          <w:ilvl w:val="1"/>
          <w:numId w:val="17"/>
        </w:numPr>
      </w:pPr>
      <w:r>
        <w:t>Read Event</w:t>
      </w:r>
    </w:p>
    <w:p w14:paraId="7C81B16C" w14:textId="280659D0" w:rsidR="00BB6681" w:rsidRDefault="00BB6681" w:rsidP="00BB6681">
      <w:pPr>
        <w:pStyle w:val="ListParagraph"/>
        <w:numPr>
          <w:ilvl w:val="2"/>
          <w:numId w:val="17"/>
        </w:numPr>
        <w:rPr>
          <w:ins w:id="186" w:author="Chandrasekaran, Pradeep" w:date="2019-07-01T13:04:00Z"/>
        </w:rPr>
      </w:pPr>
      <w:r>
        <w:t>Once the user taps the “Read Event”, all the event values are read (section 7) from the Bluetooth device along with device ID, will be written to the file in the excel format and stored in the device memory</w:t>
      </w:r>
    </w:p>
    <w:p w14:paraId="16B03A8F" w14:textId="24284F72" w:rsidR="00D71B54" w:rsidRPr="00D71B54" w:rsidRDefault="00D71B54" w:rsidP="00BB6681">
      <w:pPr>
        <w:pStyle w:val="ListParagraph"/>
        <w:numPr>
          <w:ilvl w:val="2"/>
          <w:numId w:val="17"/>
        </w:numPr>
        <w:rPr>
          <w:highlight w:val="yellow"/>
          <w:rPrChange w:id="187" w:author="Chandrasekaran, Pradeep" w:date="2019-07-01T13:05:00Z">
            <w:rPr/>
          </w:rPrChange>
        </w:rPr>
      </w:pPr>
      <w:ins w:id="188" w:author="Chandrasekaran, Pradeep" w:date="2019-07-01T13:04:00Z">
        <w:r w:rsidRPr="00D71B54">
          <w:rPr>
            <w:highlight w:val="yellow"/>
            <w:rPrChange w:id="189" w:author="Chandrasekaran, Pradeep" w:date="2019-07-01T13:05:00Z">
              <w:rPr/>
            </w:rPrChange>
          </w:rPr>
          <w:t>Once the events are read, what action??</w:t>
        </w:r>
      </w:ins>
      <w:ins w:id="190" w:author="Chandrasekaran, Pradeep" w:date="2019-07-01T13:05:00Z">
        <w:r w:rsidRPr="00D71B54">
          <w:rPr>
            <w:highlight w:val="yellow"/>
            <w:rPrChange w:id="191" w:author="Chandrasekaran, Pradeep" w:date="2019-07-01T13:05:00Z">
              <w:rPr/>
            </w:rPrChange>
          </w:rPr>
          <w:t xml:space="preserve"> TBD</w:t>
        </w:r>
      </w:ins>
    </w:p>
    <w:p w14:paraId="015988A4" w14:textId="50A865E5" w:rsidR="001732FE" w:rsidRDefault="00BB6681" w:rsidP="001732FE">
      <w:pPr>
        <w:pStyle w:val="ListParagraph"/>
        <w:numPr>
          <w:ilvl w:val="2"/>
          <w:numId w:val="17"/>
        </w:numPr>
      </w:pPr>
      <w:r>
        <w:t>User has option to cancel from reading event</w:t>
      </w:r>
      <w:r w:rsidR="00337D89">
        <w:t xml:space="preserve">. Upon cancel, </w:t>
      </w:r>
      <w:r w:rsidR="003548FB">
        <w:t xml:space="preserve">data will not be </w:t>
      </w:r>
      <w:r w:rsidR="001732FE">
        <w:t>saved,</w:t>
      </w:r>
      <w:r w:rsidR="003548FB">
        <w:t xml:space="preserve"> and </w:t>
      </w:r>
      <w:r w:rsidR="00337D89">
        <w:t>user will be taken back to the main/dashboard screen</w:t>
      </w:r>
    </w:p>
    <w:p w14:paraId="6759E1F3" w14:textId="30149568" w:rsidR="001732FE" w:rsidRDefault="001732FE" w:rsidP="001732FE">
      <w:pPr>
        <w:pStyle w:val="ListParagraph"/>
        <w:numPr>
          <w:ilvl w:val="1"/>
          <w:numId w:val="17"/>
        </w:numPr>
      </w:pPr>
      <w:r>
        <w:t>Write Parameter</w:t>
      </w:r>
    </w:p>
    <w:p w14:paraId="20B47E99" w14:textId="397C9A3D" w:rsidR="001732FE" w:rsidRDefault="001732FE" w:rsidP="001732FE">
      <w:pPr>
        <w:pStyle w:val="ListParagraph"/>
        <w:numPr>
          <w:ilvl w:val="2"/>
          <w:numId w:val="17"/>
        </w:numPr>
        <w:rPr>
          <w:ins w:id="192" w:author="Chandrasekaran, Pradeep" w:date="2019-07-01T13:05:00Z"/>
        </w:rPr>
      </w:pPr>
      <w:r>
        <w:t>Once the user taps the “Write Parameter”, it will be redirected to the list of main parameter screen (section 8)</w:t>
      </w:r>
    </w:p>
    <w:p w14:paraId="7C35D71F" w14:textId="61D36A49" w:rsidR="00D71B54" w:rsidRDefault="00D71B54" w:rsidP="001732FE">
      <w:pPr>
        <w:pStyle w:val="ListParagraph"/>
        <w:numPr>
          <w:ilvl w:val="2"/>
          <w:numId w:val="17"/>
        </w:numPr>
        <w:rPr>
          <w:ins w:id="193" w:author="Chandrasekaran, Pradeep" w:date="2019-07-01T13:06:00Z"/>
        </w:rPr>
      </w:pPr>
      <w:ins w:id="194" w:author="Chandrasekaran, Pradeep" w:date="2019-07-01T13:06:00Z">
        <w:r>
          <w:t>Write parameters menus are restricted as per the user type</w:t>
        </w:r>
      </w:ins>
    </w:p>
    <w:p w14:paraId="63596480" w14:textId="77777777" w:rsidR="00D71B54" w:rsidRDefault="00D71B54">
      <w:pPr>
        <w:pStyle w:val="ListParagraph"/>
        <w:ind w:left="1080"/>
        <w:pPrChange w:id="195" w:author="Chandrasekaran, Pradeep" w:date="2019-07-01T13:06:00Z">
          <w:pPr>
            <w:pStyle w:val="ListParagraph"/>
            <w:numPr>
              <w:ilvl w:val="2"/>
              <w:numId w:val="17"/>
            </w:numPr>
            <w:ind w:left="1080" w:hanging="360"/>
          </w:pPr>
        </w:pPrChange>
      </w:pPr>
    </w:p>
    <w:p w14:paraId="6DCE1F7B" w14:textId="717A7EAE" w:rsidR="001732FE" w:rsidRDefault="001732FE" w:rsidP="001732FE">
      <w:pPr>
        <w:pStyle w:val="ListParagraph"/>
        <w:numPr>
          <w:ilvl w:val="1"/>
          <w:numId w:val="17"/>
        </w:numPr>
      </w:pPr>
      <w:r>
        <w:lastRenderedPageBreak/>
        <w:t>Device ID</w:t>
      </w:r>
    </w:p>
    <w:p w14:paraId="46A2E00F" w14:textId="0BBD5AD9" w:rsidR="001732FE" w:rsidRDefault="001732FE" w:rsidP="001732FE">
      <w:pPr>
        <w:pStyle w:val="ListParagraph"/>
        <w:numPr>
          <w:ilvl w:val="2"/>
          <w:numId w:val="17"/>
        </w:numPr>
      </w:pPr>
      <w:r>
        <w:t xml:space="preserve">Once the user taps the “Device ID”, it will be redirected to the </w:t>
      </w:r>
      <w:r w:rsidR="00791895">
        <w:t>screen</w:t>
      </w:r>
      <w:r w:rsidR="00D115A0">
        <w:t xml:space="preserve"> to</w:t>
      </w:r>
      <w:r w:rsidR="00791895">
        <w:t xml:space="preserve"> </w:t>
      </w:r>
      <w:r w:rsidR="00D115A0">
        <w:t>change</w:t>
      </w:r>
      <w:r w:rsidR="00791895">
        <w:t xml:space="preserve"> the device ID (section 9)</w:t>
      </w:r>
    </w:p>
    <w:p w14:paraId="6E0218FC" w14:textId="77777777" w:rsidR="001732FE" w:rsidRDefault="001732FE" w:rsidP="001732FE">
      <w:pPr>
        <w:pStyle w:val="ListParagraph"/>
      </w:pPr>
    </w:p>
    <w:p w14:paraId="349BF889" w14:textId="25183610" w:rsidR="00BB6681" w:rsidRDefault="00BB6681" w:rsidP="00337D89">
      <w:pPr>
        <w:ind w:left="720"/>
      </w:pPr>
    </w:p>
    <w:p w14:paraId="2470464F" w14:textId="77777777" w:rsidR="00E456F3" w:rsidRDefault="00E456F3" w:rsidP="00E456F3">
      <w:pPr>
        <w:pStyle w:val="ListParagraph"/>
        <w:ind w:left="1440"/>
      </w:pPr>
    </w:p>
    <w:p w14:paraId="024605E4" w14:textId="2B7AC43B" w:rsidR="00370F1E" w:rsidRDefault="0053033F" w:rsidP="00B413DF">
      <w:pPr>
        <w:pStyle w:val="Heading2"/>
        <w:rPr>
          <w:noProof/>
        </w:rPr>
      </w:pPr>
      <w:bookmarkStart w:id="196" w:name="_Toc12879134"/>
      <w:r>
        <w:t>Section</w:t>
      </w:r>
      <w:r w:rsidR="00ED1DF7">
        <w:t xml:space="preserve"> </w:t>
      </w:r>
      <w:r w:rsidR="00BD2242">
        <w:t>6</w:t>
      </w:r>
      <w:r w:rsidR="00ED1DF7">
        <w:t xml:space="preserve">: </w:t>
      </w:r>
      <w:r w:rsidR="001732FE">
        <w:t>Read parameter</w:t>
      </w:r>
      <w:r w:rsidR="00ED1DF7">
        <w:t xml:space="preserve"> screen</w:t>
      </w:r>
      <w:bookmarkEnd w:id="196"/>
      <w:r w:rsidR="00ED1DF7" w:rsidRPr="00ED1DF7">
        <w:rPr>
          <w:noProof/>
        </w:rPr>
        <w:t xml:space="preserve"> </w:t>
      </w:r>
    </w:p>
    <w:p w14:paraId="535CB05A" w14:textId="390FEEB8" w:rsidR="0053033F" w:rsidRDefault="00CC46D0" w:rsidP="00370F1E">
      <w:ins w:id="197" w:author="Chandrasekaran, Pradeep" w:date="2019-07-01T12:54:00Z">
        <w:r>
          <w:rPr>
            <w:noProof/>
          </w:rPr>
          <w:drawing>
            <wp:inline distT="0" distB="0" distL="0" distR="0" wp14:anchorId="3345D8B8" wp14:editId="43CDF5E0">
              <wp:extent cx="2172749" cy="424008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01 at 12.51.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3664" cy="4261386"/>
                      </a:xfrm>
                      <a:prstGeom prst="rect">
                        <a:avLst/>
                      </a:prstGeom>
                    </pic:spPr>
                  </pic:pic>
                </a:graphicData>
              </a:graphic>
            </wp:inline>
          </w:drawing>
        </w:r>
      </w:ins>
      <w:del w:id="198" w:author="Chandrasekaran, Pradeep" w:date="2019-07-01T12:54:00Z">
        <w:r w:rsidR="001732FE" w:rsidDel="00CC46D0">
          <w:rPr>
            <w:noProof/>
          </w:rPr>
          <w:drawing>
            <wp:inline distT="0" distB="0" distL="0" distR="0" wp14:anchorId="417C88B9" wp14:editId="0AC66B52">
              <wp:extent cx="2165711" cy="4160939"/>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6-29 at 11.33.2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9463" cy="4225785"/>
                      </a:xfrm>
                      <a:prstGeom prst="rect">
                        <a:avLst/>
                      </a:prstGeom>
                    </pic:spPr>
                  </pic:pic>
                </a:graphicData>
              </a:graphic>
            </wp:inline>
          </w:drawing>
        </w:r>
      </w:del>
    </w:p>
    <w:p w14:paraId="25E65334" w14:textId="43C1E699" w:rsidR="0053033F" w:rsidRDefault="0053033F" w:rsidP="00D127A0">
      <w:pPr>
        <w:pStyle w:val="ListParagraph"/>
        <w:numPr>
          <w:ilvl w:val="0"/>
          <w:numId w:val="17"/>
        </w:numPr>
      </w:pPr>
      <w:r>
        <w:t xml:space="preserve">User has opened </w:t>
      </w:r>
      <w:r w:rsidR="00DF0099">
        <w:t>Read Parameter</w:t>
      </w:r>
      <w:r>
        <w:t xml:space="preserve"> screen</w:t>
      </w:r>
    </w:p>
    <w:p w14:paraId="1012A897" w14:textId="75B923C7" w:rsidR="00BD2242" w:rsidRDefault="007B1620" w:rsidP="00D127A0">
      <w:pPr>
        <w:pStyle w:val="ListParagraph"/>
        <w:numPr>
          <w:ilvl w:val="1"/>
          <w:numId w:val="17"/>
        </w:numPr>
      </w:pPr>
      <w:r>
        <w:t>It keeps reading ALL the parameter values with the progress</w:t>
      </w:r>
    </w:p>
    <w:p w14:paraId="5A9E6E38" w14:textId="4F939F0D" w:rsidR="007B1620" w:rsidRDefault="007B1620" w:rsidP="00D127A0">
      <w:pPr>
        <w:pStyle w:val="ListParagraph"/>
        <w:numPr>
          <w:ilvl w:val="1"/>
          <w:numId w:val="17"/>
        </w:numPr>
      </w:pPr>
      <w:r>
        <w:t>User has option to cancel from reading the parameter. Once cancel button is tapped, data will not be saved, and user will be taken back to the main / dashboard screen (section 5)</w:t>
      </w:r>
    </w:p>
    <w:p w14:paraId="39A6D058" w14:textId="192D5904" w:rsidR="007B1620" w:rsidRDefault="007B1620" w:rsidP="00D127A0">
      <w:pPr>
        <w:pStyle w:val="ListParagraph"/>
        <w:numPr>
          <w:ilvl w:val="1"/>
          <w:numId w:val="17"/>
        </w:numPr>
      </w:pPr>
      <w:r>
        <w:t>Once All the values are read, data will be either replaced by the existing data for the specific device ID or created new record</w:t>
      </w:r>
      <w:ins w:id="199" w:author="Chandrasekaran, Pradeep" w:date="2019-07-01T13:07:00Z">
        <w:r w:rsidR="00D71B54">
          <w:t xml:space="preserve"> and will be redirected to the write parameter screen (section 8)</w:t>
        </w:r>
      </w:ins>
    </w:p>
    <w:p w14:paraId="50DC4793" w14:textId="77777777" w:rsidR="00111A3F" w:rsidRDefault="00111A3F" w:rsidP="00111A3F"/>
    <w:p w14:paraId="2DB2BDC7" w14:textId="0BBFFB0B" w:rsidR="00ED1DF7" w:rsidRDefault="00CA5F3B" w:rsidP="00CA5F3B">
      <w:pPr>
        <w:pStyle w:val="Heading2"/>
      </w:pPr>
      <w:bookmarkStart w:id="200" w:name="_Toc12879135"/>
      <w:r>
        <w:lastRenderedPageBreak/>
        <w:t xml:space="preserve">Section 7: </w:t>
      </w:r>
      <w:r w:rsidR="007B1620">
        <w:t>Read event screen</w:t>
      </w:r>
      <w:bookmarkEnd w:id="200"/>
    </w:p>
    <w:p w14:paraId="3D2739EF" w14:textId="57686B88" w:rsidR="00CA5F3B" w:rsidRDefault="00CC46D0" w:rsidP="00ED1DF7">
      <w:ins w:id="201" w:author="Chandrasekaran, Pradeep" w:date="2019-07-01T12:55:00Z">
        <w:r>
          <w:rPr>
            <w:noProof/>
          </w:rPr>
          <w:drawing>
            <wp:inline distT="0" distB="0" distL="0" distR="0" wp14:anchorId="5BF234B2" wp14:editId="67765610">
              <wp:extent cx="2163181" cy="416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01 at 12.51.5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8891" cy="4209970"/>
                      </a:xfrm>
                      <a:prstGeom prst="rect">
                        <a:avLst/>
                      </a:prstGeom>
                    </pic:spPr>
                  </pic:pic>
                </a:graphicData>
              </a:graphic>
            </wp:inline>
          </w:drawing>
        </w:r>
      </w:ins>
      <w:del w:id="202" w:author="Chandrasekaran, Pradeep" w:date="2019-07-01T12:55:00Z">
        <w:r w:rsidR="007B1620" w:rsidDel="00CC46D0">
          <w:rPr>
            <w:noProof/>
          </w:rPr>
          <w:drawing>
            <wp:inline distT="0" distB="0" distL="0" distR="0" wp14:anchorId="7F695CDC" wp14:editId="765E7526">
              <wp:extent cx="2168312" cy="4160939"/>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9 at 11.33.4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8499" cy="4199677"/>
                      </a:xfrm>
                      <a:prstGeom prst="rect">
                        <a:avLst/>
                      </a:prstGeom>
                    </pic:spPr>
                  </pic:pic>
                </a:graphicData>
              </a:graphic>
            </wp:inline>
          </w:drawing>
        </w:r>
      </w:del>
    </w:p>
    <w:p w14:paraId="24E659F8" w14:textId="40318B98" w:rsidR="00CA5F3B" w:rsidRDefault="00CA5F3B" w:rsidP="00CA5F3B">
      <w:pPr>
        <w:pStyle w:val="ListParagraph"/>
        <w:numPr>
          <w:ilvl w:val="0"/>
          <w:numId w:val="17"/>
        </w:numPr>
      </w:pPr>
      <w:r>
        <w:t xml:space="preserve">User has </w:t>
      </w:r>
      <w:r w:rsidR="007B1620">
        <w:t>opened Read Event screen</w:t>
      </w:r>
    </w:p>
    <w:p w14:paraId="72517B43" w14:textId="1B1B4662" w:rsidR="007B1620" w:rsidRDefault="007B1620" w:rsidP="007B1620">
      <w:pPr>
        <w:pStyle w:val="ListParagraph"/>
        <w:numPr>
          <w:ilvl w:val="1"/>
          <w:numId w:val="17"/>
        </w:numPr>
      </w:pPr>
      <w:r>
        <w:t>It keeps reading ALL the event values with the progress</w:t>
      </w:r>
    </w:p>
    <w:p w14:paraId="299060A8" w14:textId="56DEAB70" w:rsidR="007B1620" w:rsidRDefault="007B1620" w:rsidP="007B1620">
      <w:pPr>
        <w:pStyle w:val="ListParagraph"/>
        <w:numPr>
          <w:ilvl w:val="1"/>
          <w:numId w:val="17"/>
        </w:numPr>
      </w:pPr>
      <w:r>
        <w:t>User has option to cancel from reading the event. Once cancel button is tapped, data will not be saved, and user will be taken back to the main / dashboard screen (section 5)</w:t>
      </w:r>
    </w:p>
    <w:p w14:paraId="0C5ED44F" w14:textId="12E08C09" w:rsidR="00ED1DF7" w:rsidRDefault="007B1620" w:rsidP="003C20B9">
      <w:pPr>
        <w:pStyle w:val="ListParagraph"/>
        <w:numPr>
          <w:ilvl w:val="1"/>
          <w:numId w:val="17"/>
        </w:numPr>
        <w:rPr>
          <w:ins w:id="203" w:author="Chandrasekaran, Pradeep" w:date="2019-07-01T13:07:00Z"/>
        </w:rPr>
      </w:pPr>
      <w:r>
        <w:t>Once All the values are read, data will be written to the file in excel format and will be stored in the phone memory (local storage)</w:t>
      </w:r>
    </w:p>
    <w:p w14:paraId="4B68E479" w14:textId="1AA7E332" w:rsidR="00D71B54" w:rsidRPr="00D71B54" w:rsidRDefault="00D71B54" w:rsidP="003C20B9">
      <w:pPr>
        <w:pStyle w:val="ListParagraph"/>
        <w:numPr>
          <w:ilvl w:val="1"/>
          <w:numId w:val="17"/>
        </w:numPr>
        <w:rPr>
          <w:highlight w:val="yellow"/>
          <w:rPrChange w:id="204" w:author="Chandrasekaran, Pradeep" w:date="2019-07-01T13:08:00Z">
            <w:rPr/>
          </w:rPrChange>
        </w:rPr>
      </w:pPr>
      <w:ins w:id="205" w:author="Chandrasekaran, Pradeep" w:date="2019-07-01T13:07:00Z">
        <w:r w:rsidRPr="00D71B54">
          <w:rPr>
            <w:highlight w:val="yellow"/>
            <w:rPrChange w:id="206" w:author="Chandrasekaran, Pradeep" w:date="2019-07-01T13:08:00Z">
              <w:rPr/>
            </w:rPrChange>
          </w:rPr>
          <w:t xml:space="preserve">Is there any specific action to be done </w:t>
        </w:r>
      </w:ins>
      <w:ins w:id="207" w:author="Chandrasekaran, Pradeep" w:date="2019-07-01T13:08:00Z">
        <w:r w:rsidRPr="00D71B54">
          <w:rPr>
            <w:highlight w:val="yellow"/>
            <w:rPrChange w:id="208" w:author="Chandrasekaran, Pradeep" w:date="2019-07-01T13:08:00Z">
              <w:rPr/>
            </w:rPrChange>
          </w:rPr>
          <w:t>after reading the events?</w:t>
        </w:r>
      </w:ins>
    </w:p>
    <w:p w14:paraId="2D038DBA" w14:textId="77777777" w:rsidR="00277AE4" w:rsidRDefault="00277AE4" w:rsidP="003C20B9"/>
    <w:p w14:paraId="7C60E6CB" w14:textId="5D74FF8E" w:rsidR="00277AE4" w:rsidRDefault="00AE1FB8" w:rsidP="00AE1FB8">
      <w:pPr>
        <w:pStyle w:val="Heading2"/>
      </w:pPr>
      <w:bookmarkStart w:id="209" w:name="_Toc12879136"/>
      <w:r>
        <w:lastRenderedPageBreak/>
        <w:t>Section 8</w:t>
      </w:r>
      <w:r w:rsidR="00277AE4">
        <w:t xml:space="preserve">: </w:t>
      </w:r>
      <w:r w:rsidR="007B1620">
        <w:t>Write parameter</w:t>
      </w:r>
      <w:r w:rsidR="00277AE4">
        <w:rPr>
          <w:noProof/>
        </w:rPr>
        <w:t xml:space="preserve"> </w:t>
      </w:r>
      <w:r>
        <w:rPr>
          <w:noProof/>
        </w:rPr>
        <w:t>screen</w:t>
      </w:r>
      <w:bookmarkEnd w:id="209"/>
    </w:p>
    <w:p w14:paraId="2C82EBDD" w14:textId="6AD3EAA5" w:rsidR="00AE1FB8" w:rsidRDefault="00CC46D0" w:rsidP="00277AE4">
      <w:ins w:id="210" w:author="Chandrasekaran, Pradeep" w:date="2019-07-01T12:56:00Z">
        <w:r>
          <w:rPr>
            <w:noProof/>
          </w:rPr>
          <w:drawing>
            <wp:inline distT="0" distB="0" distL="0" distR="0" wp14:anchorId="5EDDAE81" wp14:editId="77427641">
              <wp:extent cx="2164360" cy="41478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01 at 12.52.1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1533" cy="4161575"/>
                      </a:xfrm>
                      <a:prstGeom prst="rect">
                        <a:avLst/>
                      </a:prstGeom>
                    </pic:spPr>
                  </pic:pic>
                </a:graphicData>
              </a:graphic>
            </wp:inline>
          </w:drawing>
        </w:r>
      </w:ins>
      <w:del w:id="211" w:author="Chandrasekaran, Pradeep" w:date="2019-07-01T12:55:00Z">
        <w:r w:rsidR="00331320" w:rsidDel="00CC46D0">
          <w:rPr>
            <w:noProof/>
          </w:rPr>
          <w:drawing>
            <wp:inline distT="0" distB="0" distL="0" distR="0" wp14:anchorId="160F3F81" wp14:editId="7C4ADDF5">
              <wp:extent cx="2165445" cy="41693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6-29 at 11.34.0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2587" cy="4202333"/>
                      </a:xfrm>
                      <a:prstGeom prst="rect">
                        <a:avLst/>
                      </a:prstGeom>
                    </pic:spPr>
                  </pic:pic>
                </a:graphicData>
              </a:graphic>
            </wp:inline>
          </w:drawing>
        </w:r>
      </w:del>
    </w:p>
    <w:p w14:paraId="359F4957" w14:textId="6289B67E" w:rsidR="00AE1FB8" w:rsidRDefault="00AE1FB8" w:rsidP="00AE1FB8">
      <w:pPr>
        <w:pStyle w:val="ListParagraph"/>
        <w:numPr>
          <w:ilvl w:val="0"/>
          <w:numId w:val="20"/>
        </w:numPr>
      </w:pPr>
      <w:r>
        <w:rPr>
          <w:noProof/>
        </w:rPr>
        <w:t xml:space="preserve">User </w:t>
      </w:r>
      <w:r w:rsidR="00331320">
        <w:rPr>
          <w:noProof/>
        </w:rPr>
        <w:t>has opened Write Parameter screen</w:t>
      </w:r>
      <w:r>
        <w:t xml:space="preserve"> </w:t>
      </w:r>
      <w:ins w:id="212" w:author="Chandrasekaran, Pradeep" w:date="2019-07-01T13:08:00Z">
        <w:r w:rsidR="00D71B54">
          <w:t xml:space="preserve">or automatically redirected after </w:t>
        </w:r>
        <w:r w:rsidR="000928CC">
          <w:t xml:space="preserve">reading all the parameters from the read parameter screen (section </w:t>
        </w:r>
      </w:ins>
      <w:ins w:id="213" w:author="Chandrasekaran, Pradeep" w:date="2019-07-01T13:09:00Z">
        <w:r w:rsidR="000928CC">
          <w:t>6)</w:t>
        </w:r>
      </w:ins>
    </w:p>
    <w:p w14:paraId="3ACD5018" w14:textId="582AF1D0" w:rsidR="00277AE4" w:rsidRDefault="00331320" w:rsidP="00277AE4">
      <w:pPr>
        <w:pStyle w:val="ListParagraph"/>
        <w:numPr>
          <w:ilvl w:val="1"/>
          <w:numId w:val="20"/>
        </w:numPr>
        <w:rPr>
          <w:ins w:id="214" w:author="Chandrasekaran, Pradeep" w:date="2019-07-01T13:09:00Z"/>
        </w:rPr>
      </w:pPr>
      <w:r>
        <w:t>It displays list of main</w:t>
      </w:r>
      <w:r w:rsidR="00854FF6">
        <w:t xml:space="preserve">/parent </w:t>
      </w:r>
      <w:r>
        <w:t>write parameter</w:t>
      </w:r>
      <w:r w:rsidR="00854FF6">
        <w:t>s as provided by the client</w:t>
      </w:r>
      <w:r w:rsidR="00277AE4">
        <w:t xml:space="preserve">. </w:t>
      </w:r>
    </w:p>
    <w:p w14:paraId="028BA3F0" w14:textId="40FD0F44" w:rsidR="000928CC" w:rsidRDefault="000928CC" w:rsidP="00277AE4">
      <w:pPr>
        <w:pStyle w:val="ListParagraph"/>
        <w:numPr>
          <w:ilvl w:val="1"/>
          <w:numId w:val="20"/>
        </w:numPr>
      </w:pPr>
      <w:ins w:id="215" w:author="Chandrasekaran, Pradeep" w:date="2019-07-01T13:09:00Z">
        <w:r>
          <w:t>Write parameter menus are restricted as per the user type</w:t>
        </w:r>
      </w:ins>
    </w:p>
    <w:p w14:paraId="6E4D1ADF" w14:textId="03F53B91" w:rsidR="00854FF6" w:rsidRDefault="00854FF6" w:rsidP="00277AE4">
      <w:pPr>
        <w:pStyle w:val="ListParagraph"/>
        <w:numPr>
          <w:ilvl w:val="1"/>
          <w:numId w:val="20"/>
        </w:numPr>
      </w:pPr>
      <w:r>
        <w:t>Once the user taps any of the item, it will be redirected to the sub parameter screen (section 9 – This section displays the sub parameters of “General Settings”. Likewise, the screen will list out the sub parameter for each main parameter. For demo/prototype purpose, only “General Settings” sub parameters are shown)</w:t>
      </w:r>
    </w:p>
    <w:p w14:paraId="33DD83EE" w14:textId="65F90AAE" w:rsidR="00A356F9" w:rsidRDefault="00854FF6" w:rsidP="00277AE4">
      <w:pPr>
        <w:pStyle w:val="ListParagraph"/>
        <w:numPr>
          <w:ilvl w:val="1"/>
          <w:numId w:val="20"/>
        </w:numPr>
      </w:pPr>
      <w:r>
        <w:t>User can go back to the main/dashboard screen (section 5) by tapping phone’s physical back button</w:t>
      </w:r>
    </w:p>
    <w:p w14:paraId="1E1BA887" w14:textId="77777777" w:rsidR="005254FF" w:rsidRDefault="005254FF" w:rsidP="005254FF">
      <w:pPr>
        <w:pStyle w:val="ListParagraph"/>
      </w:pPr>
    </w:p>
    <w:p w14:paraId="541B06D8" w14:textId="213B2504" w:rsidR="00277AE4" w:rsidRDefault="00A356F9" w:rsidP="00A356F9">
      <w:pPr>
        <w:pStyle w:val="Heading2"/>
      </w:pPr>
      <w:bookmarkStart w:id="216" w:name="_Toc12879137"/>
      <w:r>
        <w:lastRenderedPageBreak/>
        <w:t>Section</w:t>
      </w:r>
      <w:r w:rsidR="00277AE4">
        <w:t xml:space="preserve"> </w:t>
      </w:r>
      <w:r>
        <w:t>9</w:t>
      </w:r>
      <w:r w:rsidR="00277AE4">
        <w:t xml:space="preserve">: </w:t>
      </w:r>
      <w:r w:rsidR="000E1FA9">
        <w:t>Write sub-parameter</w:t>
      </w:r>
      <w:r w:rsidR="000E1FA9">
        <w:rPr>
          <w:noProof/>
        </w:rPr>
        <w:t xml:space="preserve"> screen</w:t>
      </w:r>
      <w:bookmarkEnd w:id="216"/>
    </w:p>
    <w:p w14:paraId="2BE26DF4" w14:textId="60FCA3B8" w:rsidR="00A356F9" w:rsidRDefault="00CC46D0" w:rsidP="00277AE4">
      <w:ins w:id="217" w:author="Chandrasekaran, Pradeep" w:date="2019-07-01T12:56:00Z">
        <w:r>
          <w:rPr>
            <w:noProof/>
          </w:rPr>
          <w:drawing>
            <wp:inline distT="0" distB="0" distL="0" distR="0" wp14:anchorId="5721A2B5" wp14:editId="2E0F890F">
              <wp:extent cx="2164360" cy="41434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01 at 12.52.2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6554" cy="4185904"/>
                      </a:xfrm>
                      <a:prstGeom prst="rect">
                        <a:avLst/>
                      </a:prstGeom>
                    </pic:spPr>
                  </pic:pic>
                </a:graphicData>
              </a:graphic>
            </wp:inline>
          </w:drawing>
        </w:r>
      </w:ins>
      <w:del w:id="218" w:author="Chandrasekaran, Pradeep" w:date="2019-07-01T12:56:00Z">
        <w:r w:rsidR="000E1FA9" w:rsidDel="00CC46D0">
          <w:rPr>
            <w:noProof/>
          </w:rPr>
          <w:drawing>
            <wp:inline distT="0" distB="0" distL="0" distR="0" wp14:anchorId="592C3B36" wp14:editId="0D84F83C">
              <wp:extent cx="2167738" cy="419449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6-29 at 11.34.17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1340" cy="4259515"/>
                      </a:xfrm>
                      <a:prstGeom prst="rect">
                        <a:avLst/>
                      </a:prstGeom>
                    </pic:spPr>
                  </pic:pic>
                </a:graphicData>
              </a:graphic>
            </wp:inline>
          </w:drawing>
        </w:r>
      </w:del>
    </w:p>
    <w:p w14:paraId="1777BF06" w14:textId="00A2859B" w:rsidR="000E1FA9" w:rsidRDefault="000E1FA9" w:rsidP="000E1FA9">
      <w:pPr>
        <w:pStyle w:val="ListParagraph"/>
        <w:numPr>
          <w:ilvl w:val="0"/>
          <w:numId w:val="21"/>
        </w:numPr>
      </w:pPr>
      <w:r>
        <w:rPr>
          <w:noProof/>
        </w:rPr>
        <w:t>User has opened Write sub-parameter screen</w:t>
      </w:r>
      <w:r>
        <w:t xml:space="preserve"> </w:t>
      </w:r>
    </w:p>
    <w:p w14:paraId="401E64C0" w14:textId="1DA93A52" w:rsidR="00A356F9" w:rsidRDefault="0066542D" w:rsidP="00A356F9">
      <w:pPr>
        <w:pStyle w:val="ListParagraph"/>
        <w:numPr>
          <w:ilvl w:val="1"/>
          <w:numId w:val="21"/>
        </w:numPr>
      </w:pPr>
      <w:r>
        <w:t>All the sub parameter names are displayed in this screen (In this case “General Settings” sub parameter is displayed for prototype/demo purpose)</w:t>
      </w:r>
    </w:p>
    <w:p w14:paraId="690BE7D3" w14:textId="2556B2E3" w:rsidR="000D781D" w:rsidRDefault="0066542D" w:rsidP="003C20B9">
      <w:pPr>
        <w:pStyle w:val="ListParagraph"/>
        <w:numPr>
          <w:ilvl w:val="1"/>
          <w:numId w:val="21"/>
        </w:numPr>
      </w:pPr>
      <w:r>
        <w:t>Once the user taps any of the sub parameter, it will be redirected to the screen where user can change the values (section 10)</w:t>
      </w:r>
      <w:r w:rsidR="00A356F9">
        <w:t xml:space="preserve"> </w:t>
      </w:r>
    </w:p>
    <w:p w14:paraId="0A196BC3" w14:textId="54003B51" w:rsidR="00A56407" w:rsidRDefault="00A56407" w:rsidP="003C20B9">
      <w:pPr>
        <w:pStyle w:val="ListParagraph"/>
        <w:numPr>
          <w:ilvl w:val="1"/>
          <w:numId w:val="21"/>
        </w:numPr>
      </w:pPr>
      <w:r>
        <w:t>User can also go back to the main parameter screen (section 8)</w:t>
      </w:r>
      <w:r w:rsidR="00672A7E">
        <w:t xml:space="preserve"> by tapping phone’s physical back button</w:t>
      </w:r>
    </w:p>
    <w:p w14:paraId="08C96DD6" w14:textId="6EF7DD76" w:rsidR="00A13B62" w:rsidRDefault="00A356F9" w:rsidP="00A356F9">
      <w:pPr>
        <w:pStyle w:val="Heading2"/>
      </w:pPr>
      <w:bookmarkStart w:id="219" w:name="_Toc12879138"/>
      <w:r>
        <w:lastRenderedPageBreak/>
        <w:t>Section 10</w:t>
      </w:r>
      <w:r w:rsidR="00A13B62">
        <w:t xml:space="preserve">: </w:t>
      </w:r>
      <w:r w:rsidR="00D23ACD">
        <w:t>Write sub-parameter value change</w:t>
      </w:r>
      <w:r w:rsidR="00A13B62">
        <w:t xml:space="preserve"> screen</w:t>
      </w:r>
      <w:bookmarkEnd w:id="219"/>
      <w:r w:rsidR="00A13B62" w:rsidRPr="00277AE4">
        <w:rPr>
          <w:noProof/>
        </w:rPr>
        <w:t xml:space="preserve"> </w:t>
      </w:r>
    </w:p>
    <w:p w14:paraId="32875899" w14:textId="517979DE" w:rsidR="00581AA8" w:rsidRDefault="00CC46D0" w:rsidP="00A13B62">
      <w:ins w:id="220" w:author="Chandrasekaran, Pradeep" w:date="2019-07-01T12:57:00Z">
        <w:r>
          <w:rPr>
            <w:noProof/>
          </w:rPr>
          <w:drawing>
            <wp:inline distT="0" distB="0" distL="0" distR="0" wp14:anchorId="18A16A76" wp14:editId="28021CD4">
              <wp:extent cx="2172749" cy="418899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01 at 12.52.3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1334" cy="4224823"/>
                      </a:xfrm>
                      <a:prstGeom prst="rect">
                        <a:avLst/>
                      </a:prstGeom>
                    </pic:spPr>
                  </pic:pic>
                </a:graphicData>
              </a:graphic>
            </wp:inline>
          </w:drawing>
        </w:r>
        <w:r>
          <w:rPr>
            <w:noProof/>
          </w:rPr>
          <w:drawing>
            <wp:inline distT="0" distB="0" distL="0" distR="0" wp14:anchorId="3C452193" wp14:editId="054FCEE7">
              <wp:extent cx="2164360" cy="4219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7-01 at 12.52.4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0610" cy="4250817"/>
                      </a:xfrm>
                      <a:prstGeom prst="rect">
                        <a:avLst/>
                      </a:prstGeom>
                    </pic:spPr>
                  </pic:pic>
                </a:graphicData>
              </a:graphic>
            </wp:inline>
          </w:drawing>
        </w:r>
      </w:ins>
      <w:del w:id="221" w:author="Chandrasekaran, Pradeep" w:date="2019-07-01T12:57:00Z">
        <w:r w:rsidR="0066542D" w:rsidDel="00CC46D0">
          <w:rPr>
            <w:noProof/>
          </w:rPr>
          <w:drawing>
            <wp:inline distT="0" distB="0" distL="0" distR="0" wp14:anchorId="4823AF65" wp14:editId="034EB4D7">
              <wp:extent cx="2162470" cy="4235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6-29 at 11.35.3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7344" cy="4264656"/>
                      </a:xfrm>
                      <a:prstGeom prst="rect">
                        <a:avLst/>
                      </a:prstGeom>
                    </pic:spPr>
                  </pic:pic>
                </a:graphicData>
              </a:graphic>
            </wp:inline>
          </w:drawing>
        </w:r>
        <w:r w:rsidR="0066542D" w:rsidDel="00CC46D0">
          <w:rPr>
            <w:noProof/>
          </w:rPr>
          <w:drawing>
            <wp:inline distT="0" distB="0" distL="0" distR="0" wp14:anchorId="73F9BDD7" wp14:editId="23C9A708">
              <wp:extent cx="2215516" cy="423627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6-29 at 11.36.02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40895" cy="4284806"/>
                      </a:xfrm>
                      <a:prstGeom prst="rect">
                        <a:avLst/>
                      </a:prstGeom>
                    </pic:spPr>
                  </pic:pic>
                </a:graphicData>
              </a:graphic>
            </wp:inline>
          </w:drawing>
        </w:r>
      </w:del>
    </w:p>
    <w:p w14:paraId="0D5EC5B8" w14:textId="104A4D87" w:rsidR="001076F5" w:rsidRDefault="00841BE2" w:rsidP="00A13B62">
      <w:pPr>
        <w:pStyle w:val="ListParagraph"/>
        <w:numPr>
          <w:ilvl w:val="0"/>
          <w:numId w:val="22"/>
        </w:numPr>
      </w:pPr>
      <w:r>
        <w:t>User has opened write sub-parameter value change screen</w:t>
      </w:r>
    </w:p>
    <w:p w14:paraId="07D3D90C" w14:textId="6CEBB9F0" w:rsidR="00350219" w:rsidRDefault="00841BE2" w:rsidP="001076F5">
      <w:pPr>
        <w:pStyle w:val="ListParagraph"/>
        <w:numPr>
          <w:ilvl w:val="1"/>
          <w:numId w:val="22"/>
        </w:numPr>
      </w:pPr>
      <w:r>
        <w:t>User can change the value by tapping the edit button in the right top corner</w:t>
      </w:r>
      <w:r w:rsidR="000D781D">
        <w:t xml:space="preserve"> </w:t>
      </w:r>
    </w:p>
    <w:p w14:paraId="653A537C" w14:textId="2C44223E" w:rsidR="00D03B66" w:rsidRDefault="00841BE2" w:rsidP="00A13B62">
      <w:pPr>
        <w:pStyle w:val="ListParagraph"/>
        <w:numPr>
          <w:ilvl w:val="1"/>
          <w:numId w:val="22"/>
        </w:numPr>
      </w:pPr>
      <w:r>
        <w:t>If a user is already signed in, then all the fields are enabled to make changes</w:t>
      </w:r>
    </w:p>
    <w:p w14:paraId="19F9B4DE" w14:textId="0D163952" w:rsidR="000A2FE1" w:rsidRDefault="00841BE2" w:rsidP="00841BE2">
      <w:pPr>
        <w:pStyle w:val="ListParagraph"/>
        <w:numPr>
          <w:ilvl w:val="1"/>
          <w:numId w:val="22"/>
        </w:numPr>
      </w:pPr>
      <w:r>
        <w:t>If a user is not signed in, it will redirect to the login screen (section 3)</w:t>
      </w:r>
      <w:r w:rsidR="000A2FE1">
        <w:t xml:space="preserve"> </w:t>
      </w:r>
    </w:p>
    <w:p w14:paraId="1B9C7022" w14:textId="125B2164" w:rsidR="006632D2" w:rsidRDefault="00841BE2" w:rsidP="00A13B62">
      <w:pPr>
        <w:pStyle w:val="ListParagraph"/>
        <w:numPr>
          <w:ilvl w:val="1"/>
          <w:numId w:val="22"/>
        </w:numPr>
      </w:pPr>
      <w:r>
        <w:t>Once the user is authenticated, user will be able to make changes</w:t>
      </w:r>
      <w:r w:rsidR="00D03B66">
        <w:t>.</w:t>
      </w:r>
    </w:p>
    <w:p w14:paraId="4D1CA53C" w14:textId="2AA6A2F1" w:rsidR="00F35891" w:rsidRDefault="00F35891" w:rsidP="00F35891">
      <w:pPr>
        <w:pStyle w:val="ListParagraph"/>
        <w:numPr>
          <w:ilvl w:val="1"/>
          <w:numId w:val="22"/>
        </w:numPr>
      </w:pPr>
      <w:r>
        <w:t>This screen displays the default and other information about the parameter in the bottom</w:t>
      </w:r>
    </w:p>
    <w:p w14:paraId="5486D63A" w14:textId="166B1DB7" w:rsidR="00841BE2" w:rsidRDefault="00841BE2" w:rsidP="00A13B62">
      <w:pPr>
        <w:pStyle w:val="ListParagraph"/>
        <w:numPr>
          <w:ilvl w:val="1"/>
          <w:numId w:val="22"/>
        </w:numPr>
      </w:pPr>
      <w:r>
        <w:t xml:space="preserve">By tapping the “tick” button, all the data will be saved </w:t>
      </w:r>
      <w:del w:id="222" w:author="Chandrasekaran, Pradeep" w:date="2019-07-05T15:28:00Z">
        <w:r w:rsidDel="0020091A">
          <w:delText>locally</w:delText>
        </w:r>
        <w:r w:rsidR="0023061B" w:rsidDel="0020091A">
          <w:delText xml:space="preserve">, </w:delText>
        </w:r>
        <w:r w:rsidDel="0020091A">
          <w:delText xml:space="preserve"> written</w:delText>
        </w:r>
      </w:del>
      <w:ins w:id="223" w:author="Chandrasekaran, Pradeep" w:date="2019-07-05T15:28:00Z">
        <w:r w:rsidR="0020091A">
          <w:t>locally, written</w:t>
        </w:r>
      </w:ins>
      <w:r>
        <w:t xml:space="preserve"> to the Bluetooth device</w:t>
      </w:r>
      <w:r w:rsidR="0023061B">
        <w:t xml:space="preserve"> and redirects to the (section 9) screen</w:t>
      </w:r>
    </w:p>
    <w:p w14:paraId="7FB3D712" w14:textId="145302F8" w:rsidR="00841BE2" w:rsidRDefault="00841BE2" w:rsidP="00A13B62">
      <w:pPr>
        <w:pStyle w:val="ListParagraph"/>
        <w:numPr>
          <w:ilvl w:val="1"/>
          <w:numId w:val="22"/>
        </w:numPr>
      </w:pPr>
      <w:r>
        <w:t>By tapping the “cancel” button, it will be redirected to the (section 9) screen</w:t>
      </w:r>
    </w:p>
    <w:p w14:paraId="2F5546C8" w14:textId="07AB17C2" w:rsidR="00611D9F" w:rsidRDefault="00611D9F" w:rsidP="00FE4D13">
      <w:pPr>
        <w:rPr>
          <w:ins w:id="224" w:author="Chandrasekaran, Pradeep" w:date="2019-07-01T13:10:00Z"/>
          <w:rFonts w:asciiTheme="majorHAnsi" w:eastAsiaTheme="majorEastAsia" w:hAnsiTheme="majorHAnsi" w:cstheme="majorBidi"/>
          <w:color w:val="2F5496" w:themeColor="accent1" w:themeShade="BF"/>
          <w:sz w:val="32"/>
          <w:szCs w:val="32"/>
        </w:rPr>
      </w:pPr>
      <w:bookmarkStart w:id="225" w:name="_Appendix_1:_Text"/>
      <w:bookmarkStart w:id="226" w:name="_GoBack"/>
      <w:bookmarkEnd w:id="225"/>
      <w:bookmarkEnd w:id="226"/>
    </w:p>
    <w:p w14:paraId="49BB1CD5" w14:textId="602B4F66" w:rsidR="00C4097C" w:rsidRDefault="00965102" w:rsidP="00FE4D13">
      <w:pPr>
        <w:rPr>
          <w:ins w:id="227" w:author="Chandrasekaran, Pradeep" w:date="2019-07-05T15:26:00Z"/>
        </w:rPr>
      </w:pPr>
      <w:ins w:id="228" w:author="Chandrasekaran, Pradeep" w:date="2019-07-05T15:25:00Z">
        <w:r>
          <w:rPr>
            <w:rFonts w:asciiTheme="majorHAnsi" w:eastAsiaTheme="majorEastAsia" w:hAnsiTheme="majorHAnsi" w:cstheme="majorBidi"/>
            <w:color w:val="2F5496" w:themeColor="accent1" w:themeShade="BF"/>
            <w:sz w:val="32"/>
            <w:szCs w:val="32"/>
          </w:rPr>
          <w:t xml:space="preserve"> </w:t>
        </w:r>
        <w:r>
          <w:t>Section 1</w:t>
        </w:r>
        <w:r>
          <w:t>1</w:t>
        </w:r>
        <w:r>
          <w:t xml:space="preserve">: </w:t>
        </w:r>
        <w:r>
          <w:t>RTC</w:t>
        </w:r>
      </w:ins>
    </w:p>
    <w:p w14:paraId="0F7C7036" w14:textId="7B06810A" w:rsidR="00965102" w:rsidRDefault="00965102" w:rsidP="00965102">
      <w:pPr>
        <w:pStyle w:val="ListParagraph"/>
        <w:numPr>
          <w:ilvl w:val="0"/>
          <w:numId w:val="22"/>
        </w:numPr>
        <w:rPr>
          <w:ins w:id="229" w:author="Chandrasekaran, Pradeep" w:date="2019-07-05T15:26:00Z"/>
        </w:rPr>
      </w:pPr>
      <w:ins w:id="230" w:author="Chandrasekaran, Pradeep" w:date="2019-07-05T15:26:00Z">
        <w:r>
          <w:t xml:space="preserve">User </w:t>
        </w:r>
        <w:r>
          <w:t>will be able to set the real time clo</w:t>
        </w:r>
      </w:ins>
      <w:ins w:id="231" w:author="Chandrasekaran, Pradeep" w:date="2019-07-05T15:27:00Z">
        <w:r>
          <w:t xml:space="preserve">ck to the </w:t>
        </w:r>
        <w:r w:rsidR="003F7E59">
          <w:t>Bluetooth</w:t>
        </w:r>
        <w:r>
          <w:t xml:space="preserve"> device</w:t>
        </w:r>
        <w:r w:rsidR="003E557E">
          <w:t xml:space="preserve"> by tapping the “RTC” menu option from the </w:t>
        </w:r>
      </w:ins>
      <w:ins w:id="232" w:author="Chandrasekaran, Pradeep" w:date="2019-07-05T15:28:00Z">
        <w:r w:rsidR="003E557E">
          <w:t>dashboard screen (Section 5)</w:t>
        </w:r>
      </w:ins>
    </w:p>
    <w:p w14:paraId="7891E148" w14:textId="77777777" w:rsidR="00965102" w:rsidRDefault="00965102" w:rsidP="00FE4D13">
      <w:pPr>
        <w:rPr>
          <w:ins w:id="233" w:author="Chandrasekaran, Pradeep" w:date="2019-07-05T15:25:00Z"/>
        </w:rPr>
      </w:pPr>
    </w:p>
    <w:p w14:paraId="4B29A189" w14:textId="49A37433" w:rsidR="00965102" w:rsidRPr="00D82A88" w:rsidRDefault="00965102" w:rsidP="00FE4D13">
      <w:pPr>
        <w:rPr>
          <w:rFonts w:asciiTheme="majorHAnsi" w:eastAsiaTheme="majorEastAsia" w:hAnsiTheme="majorHAnsi" w:cstheme="majorBidi"/>
          <w:color w:val="2F5496" w:themeColor="accent1" w:themeShade="BF"/>
          <w:sz w:val="32"/>
          <w:szCs w:val="32"/>
        </w:rPr>
      </w:pPr>
    </w:p>
    <w:sectPr w:rsidR="00965102" w:rsidRPr="00D82A88" w:rsidSect="00ED1DF7">
      <w:pgSz w:w="12240" w:h="15840" w:code="1"/>
      <w:pgMar w:top="720" w:right="720" w:bottom="720"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27AB"/>
    <w:multiLevelType w:val="multilevel"/>
    <w:tmpl w:val="CF0EDF84"/>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1526B6"/>
    <w:multiLevelType w:val="multilevel"/>
    <w:tmpl w:val="22BA85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1607AA"/>
    <w:multiLevelType w:val="hybridMultilevel"/>
    <w:tmpl w:val="79BCA9CC"/>
    <w:lvl w:ilvl="0" w:tplc="0409000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13BA3"/>
    <w:multiLevelType w:val="multilevel"/>
    <w:tmpl w:val="8692FE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C32A38"/>
    <w:multiLevelType w:val="hybridMultilevel"/>
    <w:tmpl w:val="E7C40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C030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DD0426"/>
    <w:multiLevelType w:val="multilevel"/>
    <w:tmpl w:val="8692FE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B426311"/>
    <w:multiLevelType w:val="multilevel"/>
    <w:tmpl w:val="F6DC197E"/>
    <w:lvl w:ilvl="0">
      <w:start w:val="4"/>
      <w:numFmt w:val="decimal"/>
      <w:lvlText w:val="%1"/>
      <w:lvlJc w:val="left"/>
      <w:pPr>
        <w:ind w:left="360" w:hanging="360"/>
      </w:pPr>
      <w:rPr>
        <w:rFonts w:hint="default"/>
      </w:rPr>
    </w:lvl>
    <w:lvl w:ilvl="1">
      <w:start w:val="1"/>
      <w:numFmt w:val="decimal"/>
      <w:lvlText w:val="%1.%2"/>
      <w:lvlJc w:val="left"/>
      <w:pPr>
        <w:ind w:left="360" w:hanging="144"/>
      </w:pPr>
      <w:rPr>
        <w:rFonts w:hint="default"/>
      </w:rPr>
    </w:lvl>
    <w:lvl w:ilvl="2">
      <w:start w:val="1"/>
      <w:numFmt w:val="decimal"/>
      <w:lvlText w:val="%1.%2.%3"/>
      <w:lvlJc w:val="left"/>
      <w:pPr>
        <w:ind w:left="720" w:hanging="288"/>
      </w:pPr>
      <w:rPr>
        <w:rFonts w:hint="default"/>
      </w:rPr>
    </w:lvl>
    <w:lvl w:ilvl="3">
      <w:start w:val="1"/>
      <w:numFmt w:val="decimal"/>
      <w:lvlText w:val="%1.%2.%3.%4"/>
      <w:lvlJc w:val="left"/>
      <w:pPr>
        <w:ind w:left="720" w:hanging="72"/>
      </w:pPr>
      <w:rPr>
        <w:rFonts w:hint="default"/>
      </w:rPr>
    </w:lvl>
    <w:lvl w:ilvl="4">
      <w:start w:val="1"/>
      <w:numFmt w:val="decimal"/>
      <w:lvlText w:val="%1.%2.%3.%4.%5"/>
      <w:lvlJc w:val="left"/>
      <w:pPr>
        <w:ind w:left="1080" w:hanging="216"/>
      </w:pPr>
      <w:rPr>
        <w:rFonts w:hint="default"/>
      </w:rPr>
    </w:lvl>
    <w:lvl w:ilvl="5">
      <w:start w:val="1"/>
      <w:numFmt w:val="decimal"/>
      <w:lvlText w:val="%1.%2.%3.%4.%5.%6"/>
      <w:lvlJc w:val="left"/>
      <w:pPr>
        <w:ind w:left="1080" w:firstLine="0"/>
      </w:pPr>
      <w:rPr>
        <w:rFonts w:hint="default"/>
      </w:rPr>
    </w:lvl>
    <w:lvl w:ilvl="6">
      <w:start w:val="1"/>
      <w:numFmt w:val="decimal"/>
      <w:lvlText w:val="%1.%2.%3.%4.%5.%6.%7"/>
      <w:lvlJc w:val="left"/>
      <w:pPr>
        <w:ind w:left="1440" w:hanging="144"/>
      </w:pPr>
      <w:rPr>
        <w:rFonts w:hint="default"/>
      </w:rPr>
    </w:lvl>
    <w:lvl w:ilvl="7">
      <w:start w:val="1"/>
      <w:numFmt w:val="decimal"/>
      <w:lvlText w:val="%1.%2.%3.%4.%5.%6.%7.%8"/>
      <w:lvlJc w:val="left"/>
      <w:pPr>
        <w:ind w:left="1440" w:firstLine="72"/>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B7C1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71220E"/>
    <w:multiLevelType w:val="multilevel"/>
    <w:tmpl w:val="275E8FAA"/>
    <w:lvl w:ilvl="0">
      <w:start w:val="4"/>
      <w:numFmt w:val="decimal"/>
      <w:lvlText w:val="%1"/>
      <w:lvlJc w:val="left"/>
      <w:pPr>
        <w:ind w:left="360" w:hanging="360"/>
      </w:pPr>
      <w:rPr>
        <w:rFonts w:hint="default"/>
      </w:rPr>
    </w:lvl>
    <w:lvl w:ilvl="1">
      <w:start w:val="1"/>
      <w:numFmt w:val="decimal"/>
      <w:lvlText w:val="%1.%2"/>
      <w:lvlJc w:val="left"/>
      <w:pPr>
        <w:ind w:left="360" w:hanging="144"/>
      </w:pPr>
      <w:rPr>
        <w:rFonts w:hint="default"/>
      </w:rPr>
    </w:lvl>
    <w:lvl w:ilvl="2">
      <w:start w:val="1"/>
      <w:numFmt w:val="decimal"/>
      <w:lvlText w:val="%1.%2.%3"/>
      <w:lvlJc w:val="left"/>
      <w:pPr>
        <w:ind w:left="720" w:hanging="288"/>
      </w:pPr>
      <w:rPr>
        <w:rFonts w:hint="default"/>
      </w:rPr>
    </w:lvl>
    <w:lvl w:ilvl="3">
      <w:start w:val="1"/>
      <w:numFmt w:val="decimal"/>
      <w:lvlText w:val="%1.%2.%3.%4"/>
      <w:lvlJc w:val="left"/>
      <w:pPr>
        <w:ind w:left="720" w:hanging="72"/>
      </w:pPr>
      <w:rPr>
        <w:rFonts w:hint="default"/>
      </w:rPr>
    </w:lvl>
    <w:lvl w:ilvl="4">
      <w:start w:val="1"/>
      <w:numFmt w:val="decimal"/>
      <w:lvlText w:val="%1.%2.%3.%4.%5"/>
      <w:lvlJc w:val="left"/>
      <w:pPr>
        <w:ind w:left="1080" w:hanging="216"/>
      </w:pPr>
      <w:rPr>
        <w:rFonts w:hint="default"/>
      </w:rPr>
    </w:lvl>
    <w:lvl w:ilvl="5">
      <w:start w:val="1"/>
      <w:numFmt w:val="decimal"/>
      <w:lvlText w:val="%1.%2.%3.%4.%5.%6"/>
      <w:lvlJc w:val="left"/>
      <w:pPr>
        <w:ind w:left="1080" w:firstLine="0"/>
      </w:pPr>
      <w:rPr>
        <w:rFonts w:hint="default"/>
      </w:rPr>
    </w:lvl>
    <w:lvl w:ilvl="6">
      <w:start w:val="1"/>
      <w:numFmt w:val="decimal"/>
      <w:lvlText w:val="%1.%2.%3.%4.%5.%6.%7"/>
      <w:lvlJc w:val="left"/>
      <w:pPr>
        <w:ind w:left="1440" w:hanging="144"/>
      </w:pPr>
      <w:rPr>
        <w:rFonts w:hint="default"/>
      </w:rPr>
    </w:lvl>
    <w:lvl w:ilvl="7">
      <w:start w:val="1"/>
      <w:numFmt w:val="decimal"/>
      <w:lvlText w:val="%1.%2.%3.%4.%5.%6.%7.%8"/>
      <w:lvlJc w:val="left"/>
      <w:pPr>
        <w:ind w:left="1440" w:firstLine="72"/>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A2A37D6"/>
    <w:multiLevelType w:val="multilevel"/>
    <w:tmpl w:val="CA02463A"/>
    <w:lvl w:ilvl="0">
      <w:start w:val="1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522483"/>
    <w:multiLevelType w:val="multilevel"/>
    <w:tmpl w:val="22BA85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97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D53669"/>
    <w:multiLevelType w:val="hybridMultilevel"/>
    <w:tmpl w:val="44F27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5320B8"/>
    <w:multiLevelType w:val="multilevel"/>
    <w:tmpl w:val="49E675F2"/>
    <w:lvl w:ilvl="0">
      <w:start w:val="3"/>
      <w:numFmt w:val="decimal"/>
      <w:lvlText w:val="%1"/>
      <w:lvlJc w:val="left"/>
      <w:pPr>
        <w:ind w:left="360" w:hanging="360"/>
      </w:pPr>
      <w:rPr>
        <w:rFonts w:hint="default"/>
      </w:rPr>
    </w:lvl>
    <w:lvl w:ilvl="1">
      <w:start w:val="1"/>
      <w:numFmt w:val="decimal"/>
      <w:lvlText w:val="%1.%2"/>
      <w:lvlJc w:val="left"/>
      <w:pPr>
        <w:ind w:left="360" w:hanging="144"/>
      </w:pPr>
      <w:rPr>
        <w:rFonts w:hint="default"/>
      </w:rPr>
    </w:lvl>
    <w:lvl w:ilvl="2">
      <w:start w:val="1"/>
      <w:numFmt w:val="decimal"/>
      <w:lvlText w:val="%1.%2.%3"/>
      <w:lvlJc w:val="left"/>
      <w:pPr>
        <w:ind w:left="720" w:hanging="288"/>
      </w:pPr>
      <w:rPr>
        <w:rFonts w:hint="default"/>
      </w:rPr>
    </w:lvl>
    <w:lvl w:ilvl="3">
      <w:start w:val="1"/>
      <w:numFmt w:val="decimal"/>
      <w:lvlText w:val="%1.%2.%3.%4"/>
      <w:lvlJc w:val="left"/>
      <w:pPr>
        <w:ind w:left="720" w:hanging="72"/>
      </w:pPr>
      <w:rPr>
        <w:rFonts w:hint="default"/>
      </w:rPr>
    </w:lvl>
    <w:lvl w:ilvl="4">
      <w:start w:val="1"/>
      <w:numFmt w:val="decimal"/>
      <w:lvlText w:val="%1.%2.%3.%4.%5"/>
      <w:lvlJc w:val="left"/>
      <w:pPr>
        <w:ind w:left="1080" w:hanging="216"/>
      </w:pPr>
      <w:rPr>
        <w:rFonts w:hint="default"/>
      </w:rPr>
    </w:lvl>
    <w:lvl w:ilvl="5">
      <w:start w:val="1"/>
      <w:numFmt w:val="decimal"/>
      <w:lvlText w:val="%1.%2.%3.%4.%5.%6"/>
      <w:lvlJc w:val="left"/>
      <w:pPr>
        <w:ind w:left="1080" w:firstLine="0"/>
      </w:pPr>
      <w:rPr>
        <w:rFonts w:hint="default"/>
      </w:rPr>
    </w:lvl>
    <w:lvl w:ilvl="6">
      <w:start w:val="1"/>
      <w:numFmt w:val="decimal"/>
      <w:lvlText w:val="%1.%2.%3.%4.%5.%6.%7"/>
      <w:lvlJc w:val="left"/>
      <w:pPr>
        <w:ind w:left="1440" w:hanging="144"/>
      </w:pPr>
      <w:rPr>
        <w:rFonts w:hint="default"/>
      </w:rPr>
    </w:lvl>
    <w:lvl w:ilvl="7">
      <w:start w:val="1"/>
      <w:numFmt w:val="decimal"/>
      <w:lvlText w:val="%1.%2.%3.%4.%5.%6.%7.%8"/>
      <w:lvlJc w:val="left"/>
      <w:pPr>
        <w:ind w:left="1440" w:firstLine="72"/>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2807746"/>
    <w:multiLevelType w:val="multilevel"/>
    <w:tmpl w:val="9D286F7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BEC5BF1"/>
    <w:multiLevelType w:val="hybridMultilevel"/>
    <w:tmpl w:val="6D3A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14263"/>
    <w:multiLevelType w:val="multilevel"/>
    <w:tmpl w:val="6BF8A0F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251C31"/>
    <w:multiLevelType w:val="hybridMultilevel"/>
    <w:tmpl w:val="0BA4DC8A"/>
    <w:lvl w:ilvl="0" w:tplc="0409000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605AB8"/>
    <w:multiLevelType w:val="hybridMultilevel"/>
    <w:tmpl w:val="A81472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314818"/>
    <w:multiLevelType w:val="hybridMultilevel"/>
    <w:tmpl w:val="0EF2D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5A35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0D13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3D2678"/>
    <w:multiLevelType w:val="multilevel"/>
    <w:tmpl w:val="463CB8E6"/>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1BF2B54"/>
    <w:multiLevelType w:val="multilevel"/>
    <w:tmpl w:val="CDBE729A"/>
    <w:lvl w:ilvl="0">
      <w:start w:val="1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ED126F"/>
    <w:multiLevelType w:val="multilevel"/>
    <w:tmpl w:val="8692FE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5704C06"/>
    <w:multiLevelType w:val="multilevel"/>
    <w:tmpl w:val="9AA07B26"/>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67034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D83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E34A1B"/>
    <w:multiLevelType w:val="multilevel"/>
    <w:tmpl w:val="26DC3218"/>
    <w:lvl w:ilvl="0">
      <w:start w:val="1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E64120D"/>
    <w:multiLevelType w:val="multilevel"/>
    <w:tmpl w:val="27B6B88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8"/>
  </w:num>
  <w:num w:numId="3">
    <w:abstractNumId w:val="6"/>
  </w:num>
  <w:num w:numId="4">
    <w:abstractNumId w:val="24"/>
  </w:num>
  <w:num w:numId="5">
    <w:abstractNumId w:val="3"/>
  </w:num>
  <w:num w:numId="6">
    <w:abstractNumId w:val="26"/>
  </w:num>
  <w:num w:numId="7">
    <w:abstractNumId w:val="16"/>
  </w:num>
  <w:num w:numId="8">
    <w:abstractNumId w:val="8"/>
  </w:num>
  <w:num w:numId="9">
    <w:abstractNumId w:val="14"/>
  </w:num>
  <w:num w:numId="10">
    <w:abstractNumId w:val="13"/>
  </w:num>
  <w:num w:numId="11">
    <w:abstractNumId w:val="29"/>
  </w:num>
  <w:num w:numId="12">
    <w:abstractNumId w:val="5"/>
  </w:num>
  <w:num w:numId="13">
    <w:abstractNumId w:val="9"/>
  </w:num>
  <w:num w:numId="14">
    <w:abstractNumId w:val="7"/>
  </w:num>
  <w:num w:numId="15">
    <w:abstractNumId w:val="21"/>
  </w:num>
  <w:num w:numId="16">
    <w:abstractNumId w:val="27"/>
  </w:num>
  <w:num w:numId="17">
    <w:abstractNumId w:val="11"/>
  </w:num>
  <w:num w:numId="18">
    <w:abstractNumId w:val="20"/>
  </w:num>
  <w:num w:numId="19">
    <w:abstractNumId w:val="1"/>
  </w:num>
  <w:num w:numId="20">
    <w:abstractNumId w:val="25"/>
  </w:num>
  <w:num w:numId="21">
    <w:abstractNumId w:val="0"/>
  </w:num>
  <w:num w:numId="22">
    <w:abstractNumId w:val="22"/>
  </w:num>
  <w:num w:numId="23">
    <w:abstractNumId w:val="28"/>
  </w:num>
  <w:num w:numId="24">
    <w:abstractNumId w:val="23"/>
  </w:num>
  <w:num w:numId="25">
    <w:abstractNumId w:val="10"/>
  </w:num>
  <w:num w:numId="26">
    <w:abstractNumId w:val="19"/>
  </w:num>
  <w:num w:numId="27">
    <w:abstractNumId w:val="12"/>
  </w:num>
  <w:num w:numId="28">
    <w:abstractNumId w:val="17"/>
  </w:num>
  <w:num w:numId="29">
    <w:abstractNumId w:val="2"/>
  </w:num>
  <w:num w:numId="3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ndrasekaran, Pradeep">
    <w15:presenceInfo w15:providerId="AD" w15:userId="S::pchandrasekaran@ciber.com::2d5c8fff-b9e7-4959-9a98-8160e0d973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096"/>
    <w:rsid w:val="000153DF"/>
    <w:rsid w:val="00043FA2"/>
    <w:rsid w:val="00044916"/>
    <w:rsid w:val="00070849"/>
    <w:rsid w:val="000928CC"/>
    <w:rsid w:val="000A2FE1"/>
    <w:rsid w:val="000C7116"/>
    <w:rsid w:val="000D781D"/>
    <w:rsid w:val="000E1FA9"/>
    <w:rsid w:val="000E3D84"/>
    <w:rsid w:val="000F4ED8"/>
    <w:rsid w:val="0010298E"/>
    <w:rsid w:val="001076F5"/>
    <w:rsid w:val="00111A3F"/>
    <w:rsid w:val="00114D34"/>
    <w:rsid w:val="00146339"/>
    <w:rsid w:val="00166A04"/>
    <w:rsid w:val="001732FE"/>
    <w:rsid w:val="0019066B"/>
    <w:rsid w:val="001C2B6F"/>
    <w:rsid w:val="0020091A"/>
    <w:rsid w:val="0023061B"/>
    <w:rsid w:val="00274B96"/>
    <w:rsid w:val="00277AE4"/>
    <w:rsid w:val="00280096"/>
    <w:rsid w:val="002936A4"/>
    <w:rsid w:val="002D2C02"/>
    <w:rsid w:val="002D6308"/>
    <w:rsid w:val="002E29DC"/>
    <w:rsid w:val="002E76C8"/>
    <w:rsid w:val="002E7963"/>
    <w:rsid w:val="002F21DF"/>
    <w:rsid w:val="003049AB"/>
    <w:rsid w:val="003302C1"/>
    <w:rsid w:val="00331320"/>
    <w:rsid w:val="003340AB"/>
    <w:rsid w:val="003374F2"/>
    <w:rsid w:val="00337D89"/>
    <w:rsid w:val="00350219"/>
    <w:rsid w:val="003548FB"/>
    <w:rsid w:val="00360F49"/>
    <w:rsid w:val="00370F1E"/>
    <w:rsid w:val="00376B3B"/>
    <w:rsid w:val="00384763"/>
    <w:rsid w:val="00395AC6"/>
    <w:rsid w:val="003A3611"/>
    <w:rsid w:val="003A3AB0"/>
    <w:rsid w:val="003C20B9"/>
    <w:rsid w:val="003E557E"/>
    <w:rsid w:val="003E5BED"/>
    <w:rsid w:val="003F7E59"/>
    <w:rsid w:val="00407938"/>
    <w:rsid w:val="0041123A"/>
    <w:rsid w:val="00444C97"/>
    <w:rsid w:val="00455826"/>
    <w:rsid w:val="004846E7"/>
    <w:rsid w:val="004868BC"/>
    <w:rsid w:val="004C6360"/>
    <w:rsid w:val="00522412"/>
    <w:rsid w:val="005254FF"/>
    <w:rsid w:val="0053033F"/>
    <w:rsid w:val="005457E0"/>
    <w:rsid w:val="00581AA8"/>
    <w:rsid w:val="005B0DFD"/>
    <w:rsid w:val="005B2EF2"/>
    <w:rsid w:val="005D4E5B"/>
    <w:rsid w:val="006073B5"/>
    <w:rsid w:val="00611D9F"/>
    <w:rsid w:val="006414C4"/>
    <w:rsid w:val="006632D2"/>
    <w:rsid w:val="0066542D"/>
    <w:rsid w:val="00672A7E"/>
    <w:rsid w:val="0067464B"/>
    <w:rsid w:val="006A0E38"/>
    <w:rsid w:val="006A159F"/>
    <w:rsid w:val="00701705"/>
    <w:rsid w:val="007077E8"/>
    <w:rsid w:val="00732AFE"/>
    <w:rsid w:val="00751E49"/>
    <w:rsid w:val="007843CE"/>
    <w:rsid w:val="00791895"/>
    <w:rsid w:val="007B1620"/>
    <w:rsid w:val="007C6402"/>
    <w:rsid w:val="007D4C91"/>
    <w:rsid w:val="007F3729"/>
    <w:rsid w:val="00801895"/>
    <w:rsid w:val="008075E1"/>
    <w:rsid w:val="00812F09"/>
    <w:rsid w:val="00821E4C"/>
    <w:rsid w:val="00832606"/>
    <w:rsid w:val="00841BE2"/>
    <w:rsid w:val="00854FF6"/>
    <w:rsid w:val="008616BE"/>
    <w:rsid w:val="008701E3"/>
    <w:rsid w:val="008834E1"/>
    <w:rsid w:val="008835B8"/>
    <w:rsid w:val="008A67E5"/>
    <w:rsid w:val="008C3FFA"/>
    <w:rsid w:val="008C46E8"/>
    <w:rsid w:val="008D11AE"/>
    <w:rsid w:val="008D487E"/>
    <w:rsid w:val="008D7DD4"/>
    <w:rsid w:val="008F1589"/>
    <w:rsid w:val="0091346C"/>
    <w:rsid w:val="00921940"/>
    <w:rsid w:val="00955E3C"/>
    <w:rsid w:val="00965102"/>
    <w:rsid w:val="0096535D"/>
    <w:rsid w:val="009725CE"/>
    <w:rsid w:val="0099747A"/>
    <w:rsid w:val="009D71FD"/>
    <w:rsid w:val="009E552C"/>
    <w:rsid w:val="00A13B62"/>
    <w:rsid w:val="00A276AD"/>
    <w:rsid w:val="00A356F9"/>
    <w:rsid w:val="00A528B9"/>
    <w:rsid w:val="00A56407"/>
    <w:rsid w:val="00A60F9B"/>
    <w:rsid w:val="00A639A6"/>
    <w:rsid w:val="00AB0C83"/>
    <w:rsid w:val="00AC5265"/>
    <w:rsid w:val="00AE1FB8"/>
    <w:rsid w:val="00AE4A6D"/>
    <w:rsid w:val="00AE6E29"/>
    <w:rsid w:val="00AF0B7C"/>
    <w:rsid w:val="00B13E8B"/>
    <w:rsid w:val="00B160C9"/>
    <w:rsid w:val="00B413DF"/>
    <w:rsid w:val="00B43CC5"/>
    <w:rsid w:val="00B7071D"/>
    <w:rsid w:val="00B80B75"/>
    <w:rsid w:val="00BB21E0"/>
    <w:rsid w:val="00BB6681"/>
    <w:rsid w:val="00BC0232"/>
    <w:rsid w:val="00BC5DB4"/>
    <w:rsid w:val="00BD2242"/>
    <w:rsid w:val="00BE1035"/>
    <w:rsid w:val="00BE34BD"/>
    <w:rsid w:val="00C1107D"/>
    <w:rsid w:val="00C248C2"/>
    <w:rsid w:val="00C4097C"/>
    <w:rsid w:val="00C805BF"/>
    <w:rsid w:val="00CA5F3B"/>
    <w:rsid w:val="00CC19A7"/>
    <w:rsid w:val="00CC1B96"/>
    <w:rsid w:val="00CC46D0"/>
    <w:rsid w:val="00CD6C0A"/>
    <w:rsid w:val="00CF1CB1"/>
    <w:rsid w:val="00D01231"/>
    <w:rsid w:val="00D03B66"/>
    <w:rsid w:val="00D115A0"/>
    <w:rsid w:val="00D127A0"/>
    <w:rsid w:val="00D23ACD"/>
    <w:rsid w:val="00D5754A"/>
    <w:rsid w:val="00D71B54"/>
    <w:rsid w:val="00D76878"/>
    <w:rsid w:val="00D824F4"/>
    <w:rsid w:val="00D82A88"/>
    <w:rsid w:val="00D956B2"/>
    <w:rsid w:val="00DA6CB0"/>
    <w:rsid w:val="00DA72EA"/>
    <w:rsid w:val="00DC4C14"/>
    <w:rsid w:val="00DF0099"/>
    <w:rsid w:val="00E01D9C"/>
    <w:rsid w:val="00E16FE0"/>
    <w:rsid w:val="00E214F8"/>
    <w:rsid w:val="00E27F99"/>
    <w:rsid w:val="00E36CD8"/>
    <w:rsid w:val="00E456F3"/>
    <w:rsid w:val="00E7268A"/>
    <w:rsid w:val="00E744EE"/>
    <w:rsid w:val="00E821E3"/>
    <w:rsid w:val="00E84760"/>
    <w:rsid w:val="00E8494F"/>
    <w:rsid w:val="00EB54FF"/>
    <w:rsid w:val="00ED1DF7"/>
    <w:rsid w:val="00ED2FD3"/>
    <w:rsid w:val="00EE45CF"/>
    <w:rsid w:val="00F010BE"/>
    <w:rsid w:val="00F03403"/>
    <w:rsid w:val="00F1556C"/>
    <w:rsid w:val="00F202CC"/>
    <w:rsid w:val="00F35891"/>
    <w:rsid w:val="00F750A5"/>
    <w:rsid w:val="00FC3243"/>
    <w:rsid w:val="00FE4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4079A"/>
  <w15:chartTrackingRefBased/>
  <w15:docId w15:val="{42DB517F-69BF-45A7-A37E-20E8276F6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1D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6A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00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09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D781D"/>
    <w:pPr>
      <w:ind w:left="720"/>
      <w:contextualSpacing/>
    </w:pPr>
  </w:style>
  <w:style w:type="character" w:customStyle="1" w:styleId="Heading1Char">
    <w:name w:val="Heading 1 Char"/>
    <w:basedOn w:val="DefaultParagraphFont"/>
    <w:link w:val="Heading1"/>
    <w:uiPriority w:val="9"/>
    <w:rsid w:val="00CC1B9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11D9F"/>
    <w:rPr>
      <w:color w:val="0563C1" w:themeColor="hyperlink"/>
      <w:u w:val="single"/>
    </w:rPr>
  </w:style>
  <w:style w:type="character" w:styleId="UnresolvedMention">
    <w:name w:val="Unresolved Mention"/>
    <w:basedOn w:val="DefaultParagraphFont"/>
    <w:uiPriority w:val="99"/>
    <w:semiHidden/>
    <w:unhideWhenUsed/>
    <w:rsid w:val="00611D9F"/>
    <w:rPr>
      <w:color w:val="808080"/>
      <w:shd w:val="clear" w:color="auto" w:fill="E6E6E6"/>
    </w:rPr>
  </w:style>
  <w:style w:type="character" w:customStyle="1" w:styleId="Heading2Char">
    <w:name w:val="Heading 2 Char"/>
    <w:basedOn w:val="DefaultParagraphFont"/>
    <w:link w:val="Heading2"/>
    <w:uiPriority w:val="9"/>
    <w:rsid w:val="00611D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C0232"/>
    <w:pPr>
      <w:outlineLvl w:val="9"/>
    </w:pPr>
  </w:style>
  <w:style w:type="paragraph" w:styleId="TOC2">
    <w:name w:val="toc 2"/>
    <w:basedOn w:val="Normal"/>
    <w:next w:val="Normal"/>
    <w:autoRedefine/>
    <w:uiPriority w:val="39"/>
    <w:unhideWhenUsed/>
    <w:rsid w:val="00BC0232"/>
    <w:pPr>
      <w:spacing w:after="100"/>
      <w:ind w:left="220"/>
    </w:pPr>
  </w:style>
  <w:style w:type="paragraph" w:styleId="TOC1">
    <w:name w:val="toc 1"/>
    <w:basedOn w:val="Normal"/>
    <w:next w:val="Normal"/>
    <w:autoRedefine/>
    <w:uiPriority w:val="39"/>
    <w:unhideWhenUsed/>
    <w:rsid w:val="00BC0232"/>
    <w:pPr>
      <w:spacing w:after="100"/>
    </w:pPr>
  </w:style>
  <w:style w:type="paragraph" w:customStyle="1" w:styleId="TableHeading">
    <w:name w:val="Table Heading"/>
    <w:basedOn w:val="Normal"/>
    <w:link w:val="TableHeadingChar"/>
    <w:qFormat/>
    <w:rsid w:val="00166A04"/>
    <w:pPr>
      <w:spacing w:before="40" w:after="200" w:line="240" w:lineRule="auto"/>
      <w:jc w:val="center"/>
    </w:pPr>
    <w:rPr>
      <w:rFonts w:ascii="Calibri" w:eastAsia="Times New Roman" w:hAnsi="Calibri" w:cs="Times New Roman"/>
      <w:b/>
      <w:color w:val="7030A0"/>
      <w:sz w:val="24"/>
      <w:szCs w:val="32"/>
    </w:rPr>
  </w:style>
  <w:style w:type="character" w:customStyle="1" w:styleId="TableHeadingChar">
    <w:name w:val="Table Heading Char"/>
    <w:link w:val="TableHeading"/>
    <w:rsid w:val="00166A04"/>
    <w:rPr>
      <w:rFonts w:ascii="Calibri" w:eastAsia="Times New Roman" w:hAnsi="Calibri" w:cs="Times New Roman"/>
      <w:b/>
      <w:color w:val="7030A0"/>
      <w:sz w:val="24"/>
      <w:szCs w:val="32"/>
    </w:rPr>
  </w:style>
  <w:style w:type="character" w:customStyle="1" w:styleId="Heading3Char">
    <w:name w:val="Heading 3 Char"/>
    <w:basedOn w:val="DefaultParagraphFont"/>
    <w:link w:val="Heading3"/>
    <w:uiPriority w:val="9"/>
    <w:rsid w:val="00166A0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166A04"/>
    <w:rPr>
      <w:color w:val="954F72" w:themeColor="followedHyperlink"/>
      <w:u w:val="single"/>
    </w:rPr>
  </w:style>
  <w:style w:type="character" w:styleId="CommentReference">
    <w:name w:val="annotation reference"/>
    <w:basedOn w:val="DefaultParagraphFont"/>
    <w:uiPriority w:val="99"/>
    <w:semiHidden/>
    <w:unhideWhenUsed/>
    <w:rsid w:val="00166A04"/>
    <w:rPr>
      <w:sz w:val="16"/>
      <w:szCs w:val="16"/>
    </w:rPr>
  </w:style>
  <w:style w:type="paragraph" w:styleId="CommentText">
    <w:name w:val="annotation text"/>
    <w:basedOn w:val="Normal"/>
    <w:link w:val="CommentTextChar"/>
    <w:uiPriority w:val="99"/>
    <w:semiHidden/>
    <w:unhideWhenUsed/>
    <w:rsid w:val="00166A04"/>
    <w:pPr>
      <w:spacing w:line="240" w:lineRule="auto"/>
    </w:pPr>
    <w:rPr>
      <w:sz w:val="20"/>
      <w:szCs w:val="20"/>
    </w:rPr>
  </w:style>
  <w:style w:type="character" w:customStyle="1" w:styleId="CommentTextChar">
    <w:name w:val="Comment Text Char"/>
    <w:basedOn w:val="DefaultParagraphFont"/>
    <w:link w:val="CommentText"/>
    <w:uiPriority w:val="99"/>
    <w:semiHidden/>
    <w:rsid w:val="00166A04"/>
    <w:rPr>
      <w:sz w:val="20"/>
      <w:szCs w:val="20"/>
    </w:rPr>
  </w:style>
  <w:style w:type="paragraph" w:styleId="CommentSubject">
    <w:name w:val="annotation subject"/>
    <w:basedOn w:val="CommentText"/>
    <w:next w:val="CommentText"/>
    <w:link w:val="CommentSubjectChar"/>
    <w:uiPriority w:val="99"/>
    <w:semiHidden/>
    <w:unhideWhenUsed/>
    <w:rsid w:val="00166A04"/>
    <w:rPr>
      <w:b/>
      <w:bCs/>
    </w:rPr>
  </w:style>
  <w:style w:type="character" w:customStyle="1" w:styleId="CommentSubjectChar">
    <w:name w:val="Comment Subject Char"/>
    <w:basedOn w:val="CommentTextChar"/>
    <w:link w:val="CommentSubject"/>
    <w:uiPriority w:val="99"/>
    <w:semiHidden/>
    <w:rsid w:val="00166A04"/>
    <w:rPr>
      <w:b/>
      <w:bCs/>
      <w:sz w:val="20"/>
      <w:szCs w:val="20"/>
    </w:rPr>
  </w:style>
  <w:style w:type="paragraph" w:styleId="BalloonText">
    <w:name w:val="Balloon Text"/>
    <w:basedOn w:val="Normal"/>
    <w:link w:val="BalloonTextChar"/>
    <w:uiPriority w:val="99"/>
    <w:semiHidden/>
    <w:unhideWhenUsed/>
    <w:rsid w:val="00166A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A04"/>
    <w:rPr>
      <w:rFonts w:ascii="Segoe UI" w:hAnsi="Segoe UI" w:cs="Segoe UI"/>
      <w:sz w:val="18"/>
      <w:szCs w:val="18"/>
    </w:rPr>
  </w:style>
  <w:style w:type="paragraph" w:styleId="TOC3">
    <w:name w:val="toc 3"/>
    <w:basedOn w:val="Normal"/>
    <w:next w:val="Normal"/>
    <w:autoRedefine/>
    <w:uiPriority w:val="39"/>
    <w:unhideWhenUsed/>
    <w:rsid w:val="002936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351">
      <w:bodyDiv w:val="1"/>
      <w:marLeft w:val="0"/>
      <w:marRight w:val="0"/>
      <w:marTop w:val="0"/>
      <w:marBottom w:val="0"/>
      <w:divBdr>
        <w:top w:val="none" w:sz="0" w:space="0" w:color="auto"/>
        <w:left w:val="none" w:sz="0" w:space="0" w:color="auto"/>
        <w:bottom w:val="none" w:sz="0" w:space="0" w:color="auto"/>
        <w:right w:val="none" w:sz="0" w:space="0" w:color="auto"/>
      </w:divBdr>
    </w:div>
    <w:div w:id="175197626">
      <w:bodyDiv w:val="1"/>
      <w:marLeft w:val="0"/>
      <w:marRight w:val="0"/>
      <w:marTop w:val="0"/>
      <w:marBottom w:val="0"/>
      <w:divBdr>
        <w:top w:val="none" w:sz="0" w:space="0" w:color="auto"/>
        <w:left w:val="none" w:sz="0" w:space="0" w:color="auto"/>
        <w:bottom w:val="none" w:sz="0" w:space="0" w:color="auto"/>
        <w:right w:val="none" w:sz="0" w:space="0" w:color="auto"/>
      </w:divBdr>
    </w:div>
    <w:div w:id="1624310991">
      <w:bodyDiv w:val="1"/>
      <w:marLeft w:val="0"/>
      <w:marRight w:val="0"/>
      <w:marTop w:val="0"/>
      <w:marBottom w:val="0"/>
      <w:divBdr>
        <w:top w:val="none" w:sz="0" w:space="0" w:color="auto"/>
        <w:left w:val="none" w:sz="0" w:space="0" w:color="auto"/>
        <w:bottom w:val="none" w:sz="0" w:space="0" w:color="auto"/>
        <w:right w:val="none" w:sz="0" w:space="0" w:color="auto"/>
      </w:divBdr>
    </w:div>
    <w:div w:id="203433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45A02-4956-D342-8A23-95F1A5733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1391</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V. Finkbeiner</dc:creator>
  <cp:keywords/>
  <dc:description/>
  <cp:lastModifiedBy>Chandrasekaran, Pradeep</cp:lastModifiedBy>
  <cp:revision>50</cp:revision>
  <dcterms:created xsi:type="dcterms:W3CDTF">2019-06-29T05:58:00Z</dcterms:created>
  <dcterms:modified xsi:type="dcterms:W3CDTF">2019-07-05T09:58:00Z</dcterms:modified>
</cp:coreProperties>
</file>